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5987F" w14:textId="68034845" w:rsidR="00C405A1" w:rsidRPr="00193004" w:rsidRDefault="00222639" w:rsidP="002651AF">
      <w:pPr>
        <w:widowControl/>
        <w:spacing w:before="720" w:after="360" w:line="480" w:lineRule="auto"/>
        <w:jc w:val="left"/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</w:pPr>
      <w:ins w:id="0" w:author="zp" w:date="2018-09-04T16:19:00Z">
        <w:r w:rsidRPr="00222639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Mask</w:t>
        </w:r>
      </w:ins>
      <w:ins w:id="1" w:author="zp" w:date="2018-09-04T16:20:00Z">
        <w:r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less</w:t>
        </w:r>
      </w:ins>
      <w:ins w:id="2" w:author="zp" w:date="2018-09-03T16:08:00Z">
        <w:r w:rsidR="00F268EB" w:rsidRPr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 xml:space="preserve"> </w:t>
        </w:r>
      </w:ins>
      <w:ins w:id="3" w:author="zp" w:date="2018-09-03T16:09:00Z">
        <w:r w:rsidR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Micro-n</w:t>
        </w:r>
      </w:ins>
      <w:del w:id="4" w:author="zp" w:date="2018-09-03T16:09:00Z">
        <w:r w:rsidR="00F268EB" w:rsidRPr="00F268EB" w:rsidDel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delText>N</w:delText>
        </w:r>
      </w:del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ano</w:t>
      </w:r>
      <w:ins w:id="5" w:author="zp" w:date="2018-09-03T16:09:00Z">
        <w:r w:rsidR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p</w:t>
        </w:r>
      </w:ins>
      <w:del w:id="6" w:author="zp" w:date="2018-09-03T16:09:00Z">
        <w:r w:rsidR="00F268EB" w:rsidRPr="00F268EB" w:rsidDel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delText>structured P</w:delText>
        </w:r>
      </w:del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atterning and </w:t>
      </w:r>
      <w:ins w:id="7" w:author="zp" w:date="2018-09-03T16:09:00Z">
        <w:r w:rsidR="00F268EB" w:rsidRPr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 xml:space="preserve">Bipolar </w:t>
        </w:r>
      </w:ins>
      <w:del w:id="8" w:author="zp" w:date="2018-09-03T16:09:00Z">
        <w:r w:rsidR="00F268EB" w:rsidRPr="00F268EB" w:rsidDel="001B134D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delText xml:space="preserve">Electrical </w:delText>
        </w:r>
      </w:del>
      <w:ins w:id="9" w:author="zp" w:date="2018-09-03T16:09:00Z">
        <w:r w:rsidR="001B134D" w:rsidRPr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Electrical</w:t>
        </w:r>
        <w:r w:rsidR="001B134D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-</w:t>
        </w:r>
      </w:ins>
      <w:del w:id="10" w:author="zp" w:date="2018-09-03T16:10:00Z">
        <w:r w:rsidR="00F268EB" w:rsidRPr="00F268EB" w:rsidDel="001B134D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delText xml:space="preserve">Rectifying </w:delText>
        </w:r>
      </w:del>
      <w:ins w:id="11" w:author="zp" w:date="2018-09-03T16:10:00Z">
        <w:r w:rsidR="001B134D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r</w:t>
        </w:r>
        <w:r w:rsidR="001B134D" w:rsidRPr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ectifying</w:t>
        </w:r>
        <w:r w:rsidR="001B134D" w:rsidRPr="00F268EB" w:rsidDel="00F268EB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 xml:space="preserve"> </w:t>
        </w:r>
      </w:ins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of MoS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vertAlign w:val="subscript"/>
          <w:lang w:eastAsia="en-US"/>
        </w:rPr>
        <w:t>2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del w:id="12" w:author="zp" w:date="2018-09-03T16:10:00Z">
        <w:r w:rsidR="00473329" w:rsidRPr="00193004" w:rsidDel="001B134D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delText xml:space="preserve">flakes </w:delText>
        </w:r>
      </w:del>
      <w:ins w:id="13" w:author="zp" w:date="2018-09-03T16:10:00Z">
        <w:r w:rsidR="001B134D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>F</w:t>
        </w:r>
        <w:r w:rsidR="001B134D" w:rsidRPr="00193004">
          <w:rPr>
            <w:rFonts w:ascii="Times New Roman" w:eastAsia="宋体" w:hAnsi="Times New Roman" w:cs="Times New Roman"/>
            <w:kern w:val="0"/>
            <w:sz w:val="44"/>
            <w:szCs w:val="44"/>
            <w:lang w:eastAsia="en-US"/>
          </w:rPr>
          <w:t xml:space="preserve">lakes </w:t>
        </w:r>
      </w:ins>
      <w:r w:rsidR="006B15B3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through</w:t>
      </w:r>
      <w:r w:rsidR="006B15B3">
        <w:rPr>
          <w:rFonts w:ascii="Times New Roman" w:eastAsia="宋体" w:hAnsi="Times New Roman" w:cs="Times New Roman" w:hint="eastAsia"/>
          <w:kern w:val="0"/>
          <w:sz w:val="44"/>
          <w:szCs w:val="44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Femtosecond Laser </w:t>
      </w:r>
      <w:r w:rsidR="00C07F05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Direct W</w:t>
      </w:r>
      <w:r w:rsidR="00297986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riting</w:t>
      </w:r>
      <w:r w:rsidR="0013429C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Processing</w:t>
      </w:r>
    </w:p>
    <w:p w14:paraId="692A9622" w14:textId="41A190E5" w:rsidR="003A1C32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Pei Zuo,</w:t>
      </w:r>
      <w:bookmarkStart w:id="14" w:name="OLE_LINK55"/>
      <w:bookmarkStart w:id="15" w:name="OLE_LINK56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bookmarkEnd w:id="14"/>
      <w:bookmarkEnd w:id="15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Lan Jiang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*,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</w:rPr>
        <w:t>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Xin Li,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Mengyao Tian,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Peng Ran,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Bo Li,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Yongfeng Lu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§</w:t>
      </w:r>
    </w:p>
    <w:p w14:paraId="6E1B8AAE" w14:textId="1DC972D6" w:rsidR="000901F8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†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Laser Micro/Nano Fabrication Laboratory, School of Mechanical Engineering, Beijing Institute of Technology, Beijing 100081, P.R. China,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§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Department of Electrical and Computer Engineering, University of Nebraska-Lincoln, Lincoln, NE 68588-0511, USA</w:t>
      </w:r>
    </w:p>
    <w:p w14:paraId="12298F28" w14:textId="21D53EA0" w:rsidR="00C405A1" w:rsidRPr="00193004" w:rsidRDefault="000901F8" w:rsidP="007218AF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KEYWORDS: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flakes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emtosecond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aser </w:t>
      </w:r>
      <w:r w:rsidR="002979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direct writing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ins w:id="16" w:author="zp" w:date="2018-09-03T15:45:00Z">
        <w:r w:rsidR="00650F08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m</w:t>
        </w:r>
        <w:r w:rsidR="00650F08" w:rsidRPr="00650F08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icro-nanopatterning</w:t>
        </w:r>
      </w:ins>
      <w:del w:id="17" w:author="zp" w:date="2018-09-03T15:45:00Z">
        <w:r w:rsidR="009F5FAA" w:rsidRPr="00193004" w:rsidDel="00650F08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nanoarray patterning</w:delText>
        </w:r>
      </w:del>
      <w:r w:rsidR="009F5FA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42CB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FA1BD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bonding, </w:t>
      </w:r>
      <w:del w:id="18" w:author="zp" w:date="2018-09-03T15:46:00Z">
        <w:r w:rsidR="00920655" w:rsidRPr="00193004" w:rsidDel="002A4FE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electrical </w:delText>
        </w:r>
      </w:del>
      <w:ins w:id="19" w:author="zp" w:date="2018-09-03T15:46:00Z">
        <w:r w:rsidR="002A4FE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electrical</w:t>
        </w:r>
        <w:r w:rsidR="002A4FE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-</w:t>
        </w:r>
      </w:ins>
      <w:r w:rsidR="0092065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rectifying</w:t>
      </w:r>
    </w:p>
    <w:p w14:paraId="741AA9D9" w14:textId="47DEFD78" w:rsidR="00175632" w:rsidRPr="00193004" w:rsidRDefault="00E55EF8" w:rsidP="006F48FE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eastAsia="en-US"/>
        </w:rPr>
        <w:t>ABSTRACT</w:t>
      </w:r>
      <w:r w:rsidR="0038640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bookmarkStart w:id="20" w:name="OLE_LINK45"/>
      <w:bookmarkStart w:id="21" w:name="OLE_LINK46"/>
      <w:del w:id="22" w:author="zp" w:date="2018-09-03T15:46:00Z">
        <w:r w:rsidR="00DB7D03" w:rsidRPr="00193004" w:rsidDel="00C809A5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 xml:space="preserve">Orderly arranged </w:delText>
        </w:r>
      </w:del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micro/nanostructures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are 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desirable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tuning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electronic properties, developing required functionality, and improve </w:t>
      </w:r>
      <w:r w:rsidR="005E121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existing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performance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multilayer MoS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device. </w:t>
      </w:r>
      <w:bookmarkEnd w:id="20"/>
      <w:bookmarkEnd w:id="21"/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This work presents a </w:t>
      </w:r>
      <w:r w:rsidR="00AF2B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useful 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method to</w:t>
      </w:r>
      <w:ins w:id="23" w:author="zp" w:date="2018-09-03T22:02:00Z">
        <w:r w:rsidR="00814B39">
          <w:rPr>
            <w:rFonts w:ascii="Times New Roman" w:eastAsia="宋体" w:hAnsi="Times New Roman" w:cs="Times New Roman" w:hint="eastAsia"/>
            <w:kern w:val="0"/>
            <w:sz w:val="24"/>
            <w:szCs w:val="20"/>
          </w:rPr>
          <w:t xml:space="preserve"> </w:t>
        </w:r>
        <w:r w:rsidR="00814B39" w:rsidRPr="00814B39">
          <w:rPr>
            <w:rFonts w:ascii="Times New Roman" w:eastAsia="宋体" w:hAnsi="Times New Roman" w:cs="Times New Roman"/>
            <w:kern w:val="0"/>
            <w:sz w:val="24"/>
            <w:szCs w:val="20"/>
          </w:rPr>
          <w:t>flexibly</w:t>
        </w:r>
      </w:ins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del w:id="24" w:author="zp" w:date="2018-09-03T15:47:00Z">
        <w:r w:rsidR="00F2211D" w:rsidRPr="00193004" w:rsidDel="00646952">
          <w:rPr>
            <w:rFonts w:ascii="Times New Roman" w:eastAsia="宋体" w:hAnsi="Times New Roman" w:cs="Times New Roman"/>
            <w:kern w:val="0"/>
            <w:sz w:val="24"/>
            <w:szCs w:val="20"/>
          </w:rPr>
          <w:delText xml:space="preserve">modify </w:delText>
        </w:r>
      </w:del>
      <w:ins w:id="25" w:author="zp" w:date="2018-09-03T15:53:00Z">
        <w:r w:rsidR="00212BD9">
          <w:rPr>
            <w:rFonts w:ascii="Times New Roman" w:eastAsia="宋体" w:hAnsi="Times New Roman" w:cs="Times New Roman"/>
            <w:kern w:val="0"/>
            <w:sz w:val="24"/>
            <w:szCs w:val="20"/>
          </w:rPr>
          <w:t>microprocess</w:t>
        </w:r>
      </w:ins>
      <w:ins w:id="26" w:author="zp" w:date="2018-09-03T15:47:00Z">
        <w:r w:rsidR="00646952" w:rsidRPr="00193004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 </w:t>
        </w:r>
      </w:ins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multilayer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</w:t>
      </w:r>
      <w:ins w:id="27" w:author="zp" w:date="2018-09-03T15:55:00Z">
        <w:r w:rsidR="00B13E2F" w:rsidRPr="00B13E2F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</w:t>
        </w:r>
        <w:r w:rsidR="00B13E2F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through </w:t>
        </w:r>
        <w:r w:rsidR="00B13E2F" w:rsidRPr="00193004">
          <w:rPr>
            <w:rFonts w:ascii="Times New Roman" w:eastAsia="宋体" w:hAnsi="Times New Roman" w:cs="Times New Roman"/>
            <w:kern w:val="0"/>
            <w:sz w:val="24"/>
            <w:szCs w:val="20"/>
          </w:rPr>
          <w:t>femtosecond laser pulse direct writing</w:t>
        </w:r>
      </w:ins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ins w:id="28" w:author="zp" w:date="2018-09-03T15:54:00Z">
        <w:r w:rsidR="00B13E2F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 which</w:t>
        </w:r>
      </w:ins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ins w:id="29" w:author="zp" w:date="2018-09-03T15:56:00Z">
        <w:r w:rsidR="001E3089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can </w:t>
        </w:r>
      </w:ins>
      <w:r w:rsidR="00FD3368" w:rsidRPr="00193004">
        <w:rPr>
          <w:rFonts w:ascii="Times New Roman" w:eastAsia="宋体" w:hAnsi="Times New Roman" w:cs="Times New Roman"/>
          <w:kern w:val="0"/>
          <w:sz w:val="24"/>
          <w:szCs w:val="20"/>
        </w:rPr>
        <w:t>directly fabricate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with </w:t>
      </w:r>
      <w:del w:id="30" w:author="zp" w:date="2018-09-03T16:04:00Z">
        <w:r w:rsidR="001D6D6C" w:rsidRPr="00193004" w:rsidDel="0013370D">
          <w:rPr>
            <w:rFonts w:ascii="Times New Roman" w:eastAsia="宋体" w:hAnsi="Times New Roman" w:cs="Times New Roman"/>
            <w:kern w:val="0"/>
            <w:sz w:val="24"/>
            <w:szCs w:val="20"/>
          </w:rPr>
          <w:delText xml:space="preserve">different </w:delText>
        </w:r>
      </w:del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>ribbon widths</w:t>
      </w:r>
      <w:ins w:id="31" w:author="zp" w:date="2018-09-03T15:49:00Z">
        <w:r w:rsidR="0091170F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 of</w:t>
        </w:r>
      </w:ins>
      <w:ins w:id="32" w:author="zp" w:date="2018-09-03T15:50:00Z">
        <w:r w:rsidR="0046340B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 179, 152, 116, 98, 77 nm</w:t>
        </w:r>
      </w:ins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</w:t>
      </w:r>
      <w:ins w:id="33" w:author="zp" w:date="2018-09-03T15:55:00Z">
        <w:r w:rsidR="00B13E2F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respectively,</w:t>
        </w:r>
      </w:ins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</w:t>
      </w:r>
      <w:ins w:id="34" w:author="zp" w:date="2018-09-03T15:57:00Z">
        <w:r w:rsidR="001E3089" w:rsidRPr="001E3089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arbitrarily</w:t>
        </w:r>
      </w:ins>
      <w:del w:id="35" w:author="zp" w:date="2018-09-03T15:57:00Z">
        <w:r w:rsidR="00F2211D" w:rsidRPr="00193004" w:rsidDel="001E3089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directly</w:delText>
        </w:r>
      </w:del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pattern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forming </w:t>
      </w:r>
      <w:del w:id="36" w:author="zp" w:date="2018-09-03T16:04:00Z">
        <w:r w:rsidR="00F2211D" w:rsidRPr="00193004" w:rsidDel="008101B0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different</w:delText>
        </w:r>
      </w:del>
      <w:ins w:id="37" w:author="zp" w:date="2018-09-03T16:04:00Z">
        <w:r w:rsidR="008101B0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micro-nano</w:t>
        </w:r>
      </w:ins>
      <w:del w:id="38" w:author="zp" w:date="2018-09-03T15:58:00Z">
        <w:r w:rsidR="00F2211D" w:rsidRPr="00193004" w:rsidDel="00BC64D0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 </w:delText>
        </w:r>
      </w:del>
      <w:del w:id="39" w:author="zp" w:date="2018-09-03T15:57:00Z">
        <w:r w:rsidR="00F2211D" w:rsidRPr="00193004" w:rsidDel="00BC64D0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MoS</w:delText>
        </w:r>
        <w:r w:rsidR="00F2211D" w:rsidRPr="00193004" w:rsidDel="00BC64D0">
          <w:rPr>
            <w:rFonts w:ascii="Times New Roman" w:eastAsia="宋体" w:hAnsi="Times New Roman" w:cs="Times New Roman"/>
            <w:kern w:val="0"/>
            <w:sz w:val="24"/>
            <w:szCs w:val="20"/>
            <w:vertAlign w:val="subscript"/>
            <w:lang w:eastAsia="en-US"/>
          </w:rPr>
          <w:delText>2</w:delText>
        </w:r>
        <w:r w:rsidR="00F2211D" w:rsidRPr="00193004" w:rsidDel="00BC64D0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 </w:delText>
        </w:r>
      </w:del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ins w:id="40" w:author="zp" w:date="2018-09-03T15:51:00Z">
        <w:r w:rsidR="00CA2DDD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such as single nanoribbon</w:t>
        </w:r>
      </w:ins>
      <w:ins w:id="41" w:author="zp" w:date="2018-09-03T15:53:00Z">
        <w:r w:rsidR="009B3F0D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, </w:t>
        </w:r>
      </w:ins>
      <w:ins w:id="42" w:author="zp" w:date="2018-09-03T15:54:00Z">
        <w:r w:rsidR="00B13E2F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labyrinth array</w:t>
        </w:r>
      </w:ins>
      <w:ins w:id="43" w:author="zp" w:date="2018-09-03T16:58:00Z">
        <w:r w:rsidR="00CD08CA">
          <w:rPr>
            <w:rFonts w:ascii="Times New Roman" w:eastAsia="宋体" w:hAnsi="Times New Roman" w:cs="Times New Roman" w:hint="eastAsia"/>
            <w:kern w:val="0"/>
            <w:sz w:val="24"/>
            <w:szCs w:val="20"/>
          </w:rPr>
          <w:t>,</w:t>
        </w:r>
      </w:ins>
      <w:ins w:id="44" w:author="zp" w:date="2018-09-03T15:54:00Z">
        <w:r w:rsidR="00B13E2F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and</w:t>
        </w:r>
        <w:r w:rsidR="009B3F0D" w:rsidRPr="009B3F0D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cross structure</w:t>
        </w:r>
      </w:ins>
      <w:del w:id="45" w:author="zp" w:date="2018-09-03T15:55:00Z">
        <w:r w:rsidR="00630AE8" w:rsidRPr="00193004" w:rsidDel="001E3089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 </w:delText>
        </w:r>
        <w:r w:rsidR="00630AE8" w:rsidRPr="00193004" w:rsidDel="00B13E2F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through </w:delText>
        </w:r>
        <w:r w:rsidR="00630AE8" w:rsidRPr="00193004" w:rsidDel="00B13E2F">
          <w:rPr>
            <w:rFonts w:ascii="Times New Roman" w:eastAsia="宋体" w:hAnsi="Times New Roman" w:cs="Times New Roman"/>
            <w:kern w:val="0"/>
            <w:sz w:val="24"/>
            <w:szCs w:val="20"/>
          </w:rPr>
          <w:delText>femtosecond laser pulse direct writing processing</w:delText>
        </w:r>
      </w:del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ins w:id="46" w:author="zp" w:date="2018-09-04T16:08:00Z">
        <w:r w:rsidR="004D7D82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Th</w:t>
        </w:r>
        <w:r w:rsidR="004D7D82">
          <w:rPr>
            <w:rFonts w:ascii="Times New Roman" w:eastAsia="宋体" w:hAnsi="Times New Roman" w:cs="Times New Roman" w:hint="eastAsia"/>
            <w:kern w:val="0"/>
            <w:sz w:val="24"/>
            <w:szCs w:val="20"/>
          </w:rPr>
          <w:t>is</w:t>
        </w:r>
        <w:r w:rsidR="004D7D82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method has advantages of </w:t>
        </w:r>
      </w:ins>
      <w:ins w:id="47" w:author="zp" w:date="2018-09-04T16:21:00Z">
        <w:r w:rsidR="005D5846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mask</w:t>
        </w:r>
        <w:r w:rsidR="005D5846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-free</w:t>
        </w:r>
        <w:r w:rsidR="005D5846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,</w:t>
        </w:r>
        <w:r w:rsidR="005D5846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</w:t>
        </w:r>
      </w:ins>
      <w:ins w:id="48" w:author="zp" w:date="2018-09-04T16:08:00Z">
        <w:r w:rsidR="004D7D82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simplicity, </w:t>
        </w:r>
      </w:ins>
      <w:ins w:id="49" w:author="zp" w:date="2018-09-04T16:21:00Z">
        <w:r w:rsidR="005D5846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high </w:t>
        </w:r>
        <w:r w:rsidR="005D5846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flexibility, </w:t>
        </w:r>
      </w:ins>
      <w:ins w:id="50" w:author="zp" w:date="2018-09-04T16:08:00Z">
        <w:r w:rsidR="004D7D82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strong controllability, </w:t>
        </w:r>
        <w:r w:rsidR="004D7D82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and high precision</w:t>
        </w:r>
        <w:r w:rsidR="004D7D82">
          <w:rPr>
            <w:rFonts w:ascii="Times New Roman" w:eastAsia="宋体" w:hAnsi="Times New Roman" w:cs="Times New Roman" w:hint="eastAsia"/>
            <w:kern w:val="0"/>
            <w:sz w:val="24"/>
            <w:szCs w:val="20"/>
          </w:rPr>
          <w:t>.</w:t>
        </w:r>
        <w:r w:rsidR="004D7D82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 </w:t>
        </w:r>
      </w:ins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Moreover, 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numerous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molecules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chemical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physical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bonded to </w:t>
      </w:r>
      <w:del w:id="51" w:author="zp" w:date="2018-09-03T16:58:00Z">
        <w:r w:rsidR="002A0345" w:rsidRPr="00193004" w:rsidDel="00971EE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the </w:delText>
        </w:r>
      </w:del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laser-</w:t>
      </w:r>
      <w:del w:id="52" w:author="zp" w:date="2018-09-03T16:58:00Z">
        <w:r w:rsidR="002A0345" w:rsidRPr="00193004" w:rsidDel="00971EEE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 xml:space="preserve">treated </w:delText>
        </w:r>
      </w:del>
      <w:ins w:id="53" w:author="zp" w:date="2018-09-03T16:58:00Z">
        <w:r w:rsidR="00971EEE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t>processed</w:t>
        </w:r>
        <w:r w:rsidR="00971EEE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t xml:space="preserve"> </w:t>
        </w:r>
      </w:ins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attributed to </w:t>
      </w:r>
      <w:del w:id="54" w:author="zp" w:date="2018-09-03T16:00:00Z">
        <w:r w:rsidR="00175632" w:rsidRPr="00193004" w:rsidDel="004F4846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 xml:space="preserve">the </w:delText>
        </w:r>
      </w:del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roughness defect</w:t>
      </w:r>
      <w:del w:id="55" w:author="zp" w:date="2018-09-03T22:03:00Z">
        <w:r w:rsidR="00175632" w:rsidRPr="00193004" w:rsidDel="00E52925">
          <w:rPr>
            <w:rFonts w:ascii="Times New Roman" w:eastAsia="宋体" w:hAnsi="Times New Roman" w:cs="Times New Roman" w:hint="eastAsia"/>
            <w:kern w:val="0"/>
            <w:sz w:val="24"/>
            <w:szCs w:val="20"/>
            <w:lang w:val="en-GB"/>
          </w:rPr>
          <w:delText xml:space="preserve"> </w:delText>
        </w:r>
      </w:del>
      <w:ins w:id="56" w:author="zp" w:date="2018-09-03T22:03:00Z">
        <w:r w:rsidR="00E52925">
          <w:rPr>
            <w:rFonts w:ascii="Times New Roman" w:eastAsia="宋体" w:hAnsi="Times New Roman" w:cs="Times New Roman" w:hint="eastAsia"/>
            <w:kern w:val="0"/>
            <w:sz w:val="24"/>
            <w:szCs w:val="20"/>
            <w:lang w:val="en-GB"/>
          </w:rPr>
          <w:t>-</w:t>
        </w:r>
      </w:ins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sites </w:t>
      </w:r>
      <w:r w:rsidR="006365A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del w:id="57" w:author="zp" w:date="2018-09-03T22:02:00Z">
        <w:r w:rsidR="006365AF" w:rsidRPr="00193004" w:rsidDel="00E52925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 xml:space="preserve">long </w:delText>
        </w:r>
      </w:del>
      <w:r w:rsidR="006365A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edges </w:t>
      </w:r>
      <w:del w:id="58" w:author="zp" w:date="2018-09-03T22:03:00Z">
        <w:r w:rsidR="00175632" w:rsidRPr="00193004" w:rsidDel="00E52925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>on</w:delText>
        </w:r>
        <w:r w:rsidR="002E1A68" w:rsidRPr="00193004" w:rsidDel="00E52925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delText xml:space="preserve"> and </w:delText>
        </w:r>
      </w:del>
      <w:r w:rsidR="006365A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del w:id="59" w:author="zp" w:date="2018-09-03T16:58:00Z">
        <w:r w:rsidR="006365AF" w:rsidRPr="00193004" w:rsidDel="00B77B13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 xml:space="preserve">the </w:delText>
        </w:r>
      </w:del>
      <w:del w:id="60" w:author="zp" w:date="2018-09-04T16:11:00Z">
        <w:r w:rsidR="00175632" w:rsidRPr="00193004" w:rsidDel="006E35EA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>nanoribbons</w:delText>
        </w:r>
      </w:del>
      <w:ins w:id="61" w:author="zp" w:date="2018-09-04T16:11:00Z">
        <w:r w:rsidR="006E35EA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t>micro-nanostructures</w:t>
        </w:r>
      </w:ins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that 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numerous unsaturated </w:t>
      </w:r>
      <w:del w:id="62" w:author="zp" w:date="2018-09-03T16:58:00Z">
        <w:r w:rsidR="00175632" w:rsidRPr="00193004" w:rsidDel="00B77B13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delText xml:space="preserve">edge </w:delText>
        </w:r>
      </w:del>
      <w:ins w:id="63" w:author="zp" w:date="2018-09-03T16:58:00Z">
        <w:r w:rsidR="00B77B13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t>edge</w:t>
        </w:r>
        <w:r w:rsidR="00B77B13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t>-</w:t>
        </w:r>
      </w:ins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sit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highly</w:t>
      </w:r>
      <w:r w:rsidR="0017563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centres.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 addition, </w:t>
      </w:r>
      <w:del w:id="64" w:author="zp" w:date="2018-09-03T22:03:00Z">
        <w:r w:rsidR="007C5788" w:rsidRPr="00193004" w:rsidDel="00BD35F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electronic</w:delText>
        </w:r>
      </w:del>
      <w:ins w:id="65" w:author="zp" w:date="2018-09-03T22:03:00Z">
        <w:r w:rsidR="00BD35F4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electrical</w:t>
        </w:r>
      </w:ins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del w:id="66" w:author="zp" w:date="2018-09-03T22:03:00Z">
        <w:r w:rsidR="007C5788" w:rsidRPr="00193004" w:rsidDel="00BD35F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property </w:delText>
        </w:r>
      </w:del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test of prepared MoS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 fabricated to be </w:t>
      </w:r>
      <w:r w:rsidR="00E23B4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field effect transistor</w:t>
      </w:r>
      <w:r w:rsidR="007D7B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indicates</w:t>
      </w:r>
      <w:r w:rsidR="00AC200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new interesting features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: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transfer characteristic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goes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drain-source current</w:t>
      </w:r>
      <w:r w:rsidR="00D846C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895FAA" w:rsidRPr="00193004">
        <w:rPr>
          <w:rFonts w:ascii="Times New Roman" w:eastAsia="宋体" w:hAnsi="Times New Roman" w:cs="Times New Roman"/>
          <w:kern w:val="0"/>
          <w:sz w:val="24"/>
          <w:szCs w:val="20"/>
        </w:rPr>
        <w:t>is supposedly</w:t>
      </w:r>
      <w:r w:rsidR="00895FA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204E1" w:rsidRPr="00193004">
        <w:t xml:space="preserve">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ins w:id="67" w:author="zp" w:date="2018-09-04T16:09:00Z">
        <w:r w:rsidR="008D1413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is work</w:t>
        </w:r>
      </w:ins>
      <w:del w:id="68" w:author="zp" w:date="2018-09-04T16:09:00Z">
        <w:r w:rsidR="00175632" w:rsidRPr="00193004" w:rsidDel="008D1413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e proposed method</w:delText>
        </w:r>
      </w:del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del w:id="69" w:author="zp" w:date="2018-09-04T16:08:00Z">
        <w:r w:rsidR="00553141" w:rsidRPr="00193004" w:rsidDel="008D1413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has advantages of simplicity, maskless, strong controllability, high flexibility, and high precision, and also </w:delText>
        </w:r>
      </w:del>
      <w:r w:rsidR="00375EA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ability of femtosecond laser pulses to directly induce </w:t>
      </w:r>
      <w:bookmarkStart w:id="70" w:name="OLE_LINK47"/>
      <w:bookmarkStart w:id="71" w:name="OLE_LINK48"/>
      <w:del w:id="72" w:author="zp" w:date="2018-09-03T15:59:00Z">
        <w:r w:rsidR="00175632" w:rsidRPr="00193004" w:rsidDel="004F4846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two-dimension</w:delText>
        </w:r>
        <w:bookmarkEnd w:id="70"/>
        <w:bookmarkEnd w:id="71"/>
        <w:r w:rsidR="00175632" w:rsidRPr="00193004" w:rsidDel="004F4846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 </w:delText>
        </w:r>
      </w:del>
      <w:ins w:id="73" w:author="zp" w:date="2018-09-03T15:59:00Z">
        <w:r w:rsidR="00880CDF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micro-</w:t>
        </w:r>
      </w:ins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nanostructures,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property change</w:t>
      </w:r>
      <w:r w:rsidR="00136D3D" w:rsidRPr="00193004">
        <w:rPr>
          <w:rFonts w:ascii="Times New Roman" w:hAnsi="Times New Roman" w:cs="Times New Roman"/>
          <w:kern w:val="0"/>
          <w:sz w:val="24"/>
          <w:szCs w:val="24"/>
        </w:rPr>
        <w:t>s</w:t>
      </w:r>
      <w:del w:id="74" w:author="zp" w:date="2018-09-03T15:59:00Z">
        <w:r w:rsidR="00175632" w:rsidRPr="00193004" w:rsidDel="004F4846">
          <w:rPr>
            <w:rFonts w:ascii="Times New Roman" w:hAnsi="Times New Roman" w:cs="Times New Roman"/>
            <w:kern w:val="0"/>
            <w:sz w:val="24"/>
            <w:szCs w:val="24"/>
          </w:rPr>
          <w:delText xml:space="preserve"> of </w:delText>
        </w:r>
        <w:r w:rsidR="00136D3D" w:rsidRPr="00193004" w:rsidDel="004F4846">
          <w:rPr>
            <w:rFonts w:ascii="Times New Roman" w:hAnsi="Times New Roman" w:cs="Times New Roman"/>
            <w:kern w:val="0"/>
            <w:sz w:val="24"/>
            <w:szCs w:val="24"/>
          </w:rPr>
          <w:delText xml:space="preserve">two-dimension </w:delText>
        </w:r>
        <w:r w:rsidR="00175632" w:rsidRPr="00193004" w:rsidDel="004F4846">
          <w:rPr>
            <w:rFonts w:ascii="Times New Roman" w:hAnsi="Times New Roman" w:cs="Times New Roman"/>
            <w:kern w:val="0"/>
            <w:sz w:val="24"/>
            <w:szCs w:val="24"/>
          </w:rPr>
          <w:delText>material</w:delText>
        </w:r>
      </w:del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EC6F0A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</w:t>
      </w:r>
      <w:del w:id="75" w:author="zp" w:date="2018-09-03T16:00:00Z">
        <w:r w:rsidR="00175632" w:rsidRPr="00193004" w:rsidDel="004F4846">
          <w:rPr>
            <w:rFonts w:ascii="Times New Roman" w:hAnsi="Times New Roman" w:cs="Times New Roman"/>
            <w:kern w:val="0"/>
            <w:sz w:val="24"/>
            <w:szCs w:val="24"/>
          </w:rPr>
          <w:delText xml:space="preserve">device </w:delText>
        </w:r>
      </w:del>
      <w:ins w:id="76" w:author="zp" w:date="2018-09-03T16:00:00Z">
        <w:r w:rsidR="004F4846" w:rsidRPr="00193004">
          <w:rPr>
            <w:rFonts w:ascii="Times New Roman" w:hAnsi="Times New Roman" w:cs="Times New Roman"/>
            <w:kern w:val="0"/>
            <w:sz w:val="24"/>
            <w:szCs w:val="24"/>
          </w:rPr>
          <w:t>device</w:t>
        </w:r>
      </w:ins>
      <w:ins w:id="77" w:author="zp" w:date="2018-09-03T16:17:00Z">
        <w:r w:rsidR="00832CD8" w:rsidRPr="00832CD8">
          <w:rPr>
            <w:rFonts w:ascii="Times New Roman" w:hAnsi="Times New Roman" w:cs="Times New Roman"/>
            <w:kern w:val="0"/>
            <w:sz w:val="24"/>
            <w:szCs w:val="24"/>
          </w:rPr>
          <w:t>−</w:t>
        </w:r>
      </w:ins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properties</w:t>
      </w:r>
      <w:ins w:id="78" w:author="zp" w:date="2018-09-03T15:59:00Z">
        <w:r w:rsidR="004F4846" w:rsidRPr="004F4846">
          <w:rPr>
            <w:rFonts w:ascii="Times New Roman" w:hAnsi="Times New Roman" w:cs="Times New Roman"/>
            <w:kern w:val="0"/>
            <w:sz w:val="24"/>
            <w:szCs w:val="24"/>
          </w:rPr>
          <w:t xml:space="preserve"> </w:t>
        </w:r>
        <w:r w:rsidR="004F4846" w:rsidRPr="00193004">
          <w:rPr>
            <w:rFonts w:ascii="Times New Roman" w:hAnsi="Times New Roman" w:cs="Times New Roman"/>
            <w:kern w:val="0"/>
            <w:sz w:val="24"/>
            <w:szCs w:val="24"/>
          </w:rPr>
          <w:t>of two-dimension material</w:t>
        </w:r>
      </w:ins>
      <w:ins w:id="79" w:author="zp" w:date="2018-09-03T16:00:00Z">
        <w:r w:rsidR="004F4846">
          <w:rPr>
            <w:rFonts w:ascii="Times New Roman" w:hAnsi="Times New Roman" w:cs="Times New Roman"/>
            <w:kern w:val="0"/>
            <w:sz w:val="24"/>
            <w:szCs w:val="24"/>
          </w:rPr>
          <w:t>s</w:t>
        </w:r>
      </w:ins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which may future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2EA5987F" w14:textId="5A9CAAA5" w:rsidR="00E55EF8" w:rsidRPr="00193004" w:rsidRDefault="0096790B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INTRODUCTION</w:t>
      </w:r>
    </w:p>
    <w:p w14:paraId="22E88154" w14:textId="14559D26" w:rsidR="009F52EF" w:rsidRPr="00193004" w:rsidRDefault="00A302CA" w:rsidP="009F52EF">
      <w:pPr>
        <w:widowControl/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Transition metal dichalcogenides (TMDCs), representative layered materials</w:t>
      </w:r>
      <w:r w:rsidR="00297AE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like graphene,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have </w:t>
      </w:r>
      <w:r w:rsidR="003A1AF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been widely studied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as a </w:t>
      </w:r>
      <w:r w:rsidR="004D24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family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new-type semiconducting materials with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extraordinary mechanical, electrical, and optical properties,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great promise for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extensive applications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1-6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  <w:hyperlink w:anchor="_ENREF_1" w:tooltip="Eda, 2013 #47" w:history="1"/>
      <w:r w:rsidR="009A440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Molybdenum disulfide (MoS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)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, </w:t>
      </w:r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representative material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belonging to the family of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TMDs group, has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lattice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structure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of</w:t>
      </w:r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 layer of molybdenum atoms sandwiched between two layers of sulfur atoms.</w:t>
      </w:r>
      <w:hyperlink w:anchor="_ENREF_7" w:tooltip="Behura, 2015 #4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&lt;EndNote&gt;&lt;Cite&gt;&lt;Author&gt;Behura&lt;/Author&gt;&lt;Year&gt;2015&lt;/Year&gt;&lt;RecNum&gt;48&lt;/RecNum&gt;&lt;DisplayText&gt;&lt;style face="superscript"&gt;7-8&lt;/style&gt;&lt;/DisplayText&gt;&lt;record&gt;&lt;rec-number&gt;48&lt;/rec-number&gt;&lt;foreign-keys&gt;&lt;key app="EN" db-id="aex2ffs95xfad5epwfvpt0e9v9r2pa02ve5p"&gt;48&lt;/key&gt;&lt;/foreign-keys&gt;&lt;ref-type name="Journal Article"&gt;17&lt;/ref-type&gt;&lt;contributors&gt;&lt;authors&gt;&lt;author&gt;Behura, Sanjay&lt;/author&gt;&lt;author&gt;Berry, Vikas&lt;/author&gt;&lt;/authors&gt;&lt;/contributors&gt;&lt;titles&gt;&lt;title&gt;interfacial nondegenerate doping of MoS2 and other two-dimensional semiconductors&lt;/title&gt;&lt;secondary-title&gt;ACS nano&lt;/secondary-title&gt;&lt;/titles&gt;&lt;periodical&gt;&lt;full-title&gt;ACS nano&lt;/full-title&gt;&lt;abbr-1&gt;ACS Nano&lt;/abbr-1&gt;&lt;/periodical&gt;&lt;pages&gt;2227-2230&lt;/pages&gt;&lt;volume&gt;9&lt;/volume&gt;&lt;number&gt;3&lt;/number&gt;&lt;dates&gt;&lt;year&gt;2015&lt;/year&gt;&lt;/dates&gt;&lt;isbn&gt;1936-0851&lt;/isbn&gt;&lt;urls&gt;&lt;/urls&gt;&lt;/record&gt;&lt;/Cite&gt;&lt;Cite&gt;&lt;Author&gt;Zuo&lt;/Author&gt;&lt;Year&gt;2018&lt;/Year&gt;&lt;RecNum&gt;5&lt;/RecNum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7-8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Unlike 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with zero-band-gap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MoS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is a band-gap semiconductor with </w:t>
      </w:r>
      <w:hyperlink w:anchor="_ENREF_1" w:tooltip="Eda, 2013 #47" w:history="1"/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sizable energy band gap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:</w: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/>
      </w:r>
      <w:r w:rsidR="005E254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&lt;EndNote&gt;&lt;Cite&gt;&lt;Author&gt;Lu&lt;/Author&gt;&lt;Year&gt;2016&lt;/Year&gt;&lt;RecNum&gt;49&lt;/RecNum&gt;&lt;DisplayText&gt;&lt;style face="superscript"&gt;5, 9&lt;/style&gt;&lt;/DisplayText&gt;&lt;record&gt;&lt;rec-number&gt;49&lt;/rec-number&gt;&lt;foreign-keys&gt;&lt;key app="EN" db-id="aex2ffs95xfad5epwfvpt0e9v9r2pa02ve5p"&gt;49&lt;/key&gt;&lt;/foreign-keys&gt;&lt;ref-type name="Journal Article"&gt;17&lt;/ref-type&gt;&lt;contributors&gt;&lt;authors&gt;&lt;author&gt;Lu, Junpeng&lt;/author&gt;&lt;author&gt;Liu, Hongwei&lt;/author&gt;&lt;author&gt;Tok, Eng Soon&lt;/author&gt;&lt;author&gt;Sow, Chorng-Haur&lt;/author&gt;&lt;/authors&gt;&lt;/contributors&gt;&lt;titles&gt;&lt;title&gt;Interactions between lasers and two-dimensional transition metal dichalcogenides&lt;/title&gt;&lt;secondary-title&gt;Chemical Society Reviews&lt;/secondary-title&gt;&lt;/titles&gt;&lt;periodical&gt;&lt;full-title&gt;Chemical Society Reviews&lt;/full-title&gt;&lt;abbr-1&gt;Chem. Soc. Rev.&lt;/abbr-1&gt;&lt;/periodical&gt;&lt;pages&gt;2494-2515&lt;/pages&gt;&lt;volume&gt;45&lt;/volume&gt;&lt;number&gt;9&lt;/number&gt;&lt;dates&gt;&lt;year&gt;2016&lt;/year&gt;&lt;/dates&gt;&lt;urls&gt;&lt;/urls&gt;&lt;/record&gt;&lt;/Cite&gt;&lt;Cite&gt;&lt;Author&gt;Mak&lt;/Author&gt;&lt;Year&gt;2013&lt;/Year&gt;&lt;RecNum&gt;14&lt;/RecNum&gt;&lt;record&gt;&lt;rec-number&gt;14&lt;/rec-number&gt;&lt;foreign-keys&gt;&lt;key app="EN" db-id="aex2ffs95xfad5epwfvpt0e9v9r2pa02ve5p"&gt;14&lt;/key&gt;&lt;/foreign-keys&gt;&lt;ref-type name="Journal Article"&gt;17&lt;/ref-type&gt;&lt;contributors&gt;&lt;authors&gt;&lt;author&gt;Mak, Kin Fai&lt;/author&gt;&lt;author&gt;He, Keliang&lt;/author&gt;&lt;author&gt;Lee, Changgu&lt;/author&gt;&lt;author&gt;Lee, Gwan Hyoung&lt;/author&gt;&lt;author&gt;Hone, James&lt;/author&gt;&lt;author&gt;Heinz, Tony F&lt;/author&gt;&lt;author&gt;Shan, Jie&lt;/author&gt;&lt;/authors&gt;&lt;/contributors&gt;&lt;titles&gt;&lt;title&gt;Tightly bound trions in monolayer MoS2&lt;/title&gt;&lt;secondary-title&gt;Nature materials&lt;/secondary-title&gt;&lt;/titles&gt;&lt;periodical&gt;&lt;full-title&gt;Nature materials&lt;/full-title&gt;&lt;abbr-1&gt;Nat. Mater.&lt;/abbr-1&gt;&lt;/periodical&gt;&lt;pages&gt;207-211&lt;/pages&gt;&lt;volume&gt;12&lt;/volume&gt;&lt;number&gt;3&lt;/number&gt;&lt;dates&gt;&lt;year&gt;2013&lt;/year&gt;&lt;/dates&gt;&lt;isbn&gt;1476-1122&lt;/isbn&gt;&lt;urls&gt;&lt;/urls&gt;&lt;/record&gt;&lt;/Cite&gt;&lt;/EndNote&gt;</w:instrTex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5" w:tooltip="Mak, 2013 #14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5</w:t>
        </w:r>
      </w:hyperlink>
      <w:r w:rsidR="005E2540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9" w:tooltip="Lu, 2016 #49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9</w:t>
        </w:r>
      </w:hyperlink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fldChar w:fldCharType="end"/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bulk for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m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with indirect energy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1.2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 and 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monolayer form with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direct band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1.8</w:t>
      </w:r>
      <w:r w:rsidR="00057F2F" w:rsidRPr="00193004">
        <w:rPr>
          <w:rFonts w:ascii="Times New Roman" w:eastAsia="宋体" w:hAnsi="Times New Roman" w:cs="Times New Roman"/>
          <w:color w:val="FF0000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eV.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C702F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Hence, 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can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serve as a promising candidate 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of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and 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has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excellent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potential in </w:t>
      </w:r>
      <w:bookmarkStart w:id="80" w:name="OLE_LINK3"/>
      <w:bookmarkStart w:id="81" w:name="OLE_LINK4"/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semicon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ductor</w:t>
      </w:r>
      <w:bookmarkEnd w:id="80"/>
      <w:bookmarkEnd w:id="81"/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-related applications of layered material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such as</w:t>
      </w:r>
      <w:r w:rsidR="008A6EE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thin-film transistors,</w: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EN.CITE.DATA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</w:t>
        </w:r>
      </w:hyperlink>
      <w:r w:rsidR="004D7118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10" w:tooltip="Cho, 2018 #6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10</w:t>
        </w:r>
      </w:hyperlink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integrated </w:t>
      </w:r>
      <w:bookmarkStart w:id="82" w:name="OLE_LINK5"/>
      <w:bookmarkStart w:id="83" w:name="OLE_LINK6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circuits</w:t>
      </w:r>
      <w:bookmarkEnd w:id="82"/>
      <w:bookmarkEnd w:id="83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1" w:tooltip="Cheng, 2014 #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11-12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complementary inverter,</w:t>
      </w:r>
      <w:hyperlink w:anchor="_ENREF_13" w:tooltip="Yoo, 2018 #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&lt;EndNote&gt;&lt;Cite&gt;&lt;Author&gt;Yoo&lt;/Author&gt;&lt;Year&gt;2018&lt;/Year&gt;&lt;RecNum&gt;8&lt;/RecNum&gt;&lt;DisplayText&gt;&lt;style face="superscript"&gt;13&lt;/style&gt;&lt;/DisplayText&gt;&lt;record&gt;&lt;rec-number&gt;8&lt;/rec-number&gt;&lt;foreign-keys&gt;&lt;key app="EN" db-id="d5wrwa9efewz2pe5eexxpvsowap5sz2trede"&gt;8&lt;/key&gt;&lt;/foreign-keys&gt;&lt;ref-type name="Journal Article"&gt;17&lt;/ref-type&gt;&lt;contributors&gt;&lt;authors&gt;&lt;author&gt;Yoo, Hocheon&lt;/author&gt;&lt;author&gt;Hong, Seongin&lt;/author&gt;&lt;author&gt;On, Sungmin&lt;/author&gt;&lt;author&gt;Ahn, Hyungju&lt;/author&gt;&lt;author&gt;Lee, Han-Koo&lt;/author&gt;&lt;author&gt;Hong, Young Ki&lt;/author&gt;&lt;author&gt;Kim, Sunkook&lt;/author&gt;&lt;author&gt;Kim, Jae-Joon&lt;/author&gt;&lt;/authors&gt;&lt;/contributors&gt;&lt;titles&gt;&lt;title&gt;Chemical Doping Effects in Multilayer MoS2 and Its Application in Complementary Inverter&lt;/title&gt;&lt;secondary-title&gt;ACS Applied Materials &amp;amp; Interfaces&lt;/secondary-title&gt;&lt;/titles&gt;&lt;periodical&gt;&lt;full-title&gt;ACS Applied Materials &amp;amp; Interfaces&lt;/full-title&gt;&lt;/periodical&gt;&lt;pages&gt;23270-23276&lt;/pages&gt;&lt;volume&gt;10&lt;/volume&gt;&lt;number&gt;27&lt;/number&gt;&lt;dates&gt;&lt;year&gt;2018&lt;/year&gt;&lt;pub-dates&gt;&lt;date&gt;2018/07/11&lt;/date&gt;&lt;/pub-dates&gt;&lt;/dates&gt;&lt;publisher&gt;American Chemical Society&lt;/publisher&gt;&lt;isbn&gt;1944-8244&lt;/isbn&gt;&lt;urls&gt;&lt;related-urls&gt;&lt;url&gt;https://doi.org/10.1021/acsami.8b08773&lt;/url&gt;&lt;/related-urls&gt;&lt;/urls&gt;&lt;electronic-resource-num&gt;10.1021/acsami.8b08773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84" w:name="OLE_LINK7"/>
      <w:bookmarkStart w:id="85" w:name="OLE_LINK8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photodetectors</w:t>
      </w:r>
      <w:bookmarkEnd w:id="84"/>
      <w:bookmarkEnd w:id="85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4" w:tooltip="Pak, 2018 #1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&lt;EndNote&gt;&lt;Cite&gt;&lt;Author&gt;Pak&lt;/Author&gt;&lt;Year&gt;2018&lt;/Year&gt;&lt;RecNum&gt;10&lt;/RecNum&gt;&lt;DisplayText&gt;&lt;style face="superscript"&gt;14&lt;/style&gt;&lt;/DisplayText&gt;&lt;record&gt;&lt;rec-number&gt;10&lt;/rec-number&gt;&lt;foreign-keys&gt;&lt;key app="EN" db-id="d5wrwa9efewz2pe5eexxpvsowap5sz2trede"&gt;10&lt;/key&gt;&lt;/foreign-keys&gt;&lt;ref-type name="Journal Article"&gt;17&lt;/ref-type&gt;&lt;contributors&gt;&lt;authors&gt;&lt;author&gt;Pak, Yusin&lt;/author&gt;&lt;author&gt;Park, Woojin&lt;/author&gt;&lt;author&gt;Mitra, Somak&lt;/author&gt;&lt;author&gt;Sasikala Devi, Assa Aravindh&lt;/author&gt;&lt;author&gt;Loganathan, Kalaivanan&lt;/author&gt;&lt;author&gt;Kumaresan, Yogeenth&lt;/author&gt;&lt;author&gt;Kim, Yonghun&lt;/author&gt;&lt;author&gt;Cho, Byungjin&lt;/author&gt;&lt;author&gt;Jung, Gun-Young&lt;/author&gt;&lt;author&gt;Hussain, Muhammad M.&lt;/author&gt;&lt;author&gt;Roqan, Iman S.&lt;/author&gt;&lt;/authors&gt;&lt;/contributors&gt;&lt;titles&gt;&lt;title&gt;Enhanced Performance of MoS2 Photodetectors by Inserting an ALD-Processed TiO2 Interlayer&lt;/title&gt;&lt;secondary-title&gt;Small&lt;/secondary-title&gt;&lt;/titles&gt;&lt;periodical&gt;&lt;full-title&gt;Small&lt;/full-title&gt;&lt;/periodical&gt;&lt;pages&gt;1703176&lt;/pages&gt;&lt;volume&gt;14&lt;/volume&gt;&lt;number&gt;5&lt;/number&gt;&lt;dates&gt;&lt;year&gt;2018&lt;/year&gt;&lt;/dates&gt;&lt;urls&gt;&lt;related-urls&gt;&lt;url&gt;https://onlinelibrary.wiley.com/doi/abs/10.1002/smll.201703176&lt;/url&gt;&lt;/related-urls&gt;&lt;/urls&gt;&lt;electronic-resource-num&gt;doi:10.1002/smll.201703176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86" w:name="OLE_LINK9"/>
      <w:bookmarkStart w:id="87" w:name="OLE_LINK10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light-emitting diodes</w:t>
      </w:r>
      <w:bookmarkEnd w:id="86"/>
      <w:bookmarkEnd w:id="87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5" w:tooltip="Woo, 2018 #1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15-16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88" w:name="OLE_LINK11"/>
      <w:bookmarkStart w:id="89" w:name="OLE_LINK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photovoltaics</w:t>
      </w:r>
      <w:bookmarkEnd w:id="88"/>
      <w:bookmarkEnd w:id="89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7" w:tooltip="Zhang, 2018 #14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17-18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90" w:name="OLE_LINK13"/>
      <w:bookmarkStart w:id="91" w:name="OLE_LINK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superconductors</w:t>
      </w:r>
      <w:bookmarkEnd w:id="90"/>
      <w:bookmarkEnd w:id="91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9" w:tooltip="Chen, 2018 #16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19-20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chemical</w:t>
      </w:r>
      <w:r w:rsidR="0082292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/biological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sensors</w:t>
      </w:r>
      <w:r w:rsidR="009F52E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>.</w:t>
      </w:r>
      <w:hyperlink w:anchor="_ENREF_21" w:tooltip="Kumar, 2017 #1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21-22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</w:p>
    <w:p w14:paraId="69717B7D" w14:textId="431E46BB" w:rsidR="008C7947" w:rsidRPr="00193004" w:rsidRDefault="003225C3" w:rsidP="00374B32">
      <w:pPr>
        <w:widowControl/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To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develop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51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desirable electronic properties</w:t>
      </w:r>
      <w:r w:rsidR="00053C5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required functionality and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improve </w:t>
      </w:r>
      <w:r w:rsidR="008753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existing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performance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of MoS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devices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 microfabrication process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 usually required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fabricate large arrays of orderly arranged MoS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micro/nano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structures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 commonly involving patterning and</w:t>
      </w:r>
      <w:r w:rsidR="009167DE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etching.</w: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EN.CITE.DATA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separate"/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</w:hyperlink>
      <w:r w:rsidR="00C31304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/>
        </w:rPr>
        <w:t xml:space="preserve">, 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</w:hyperlink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Hence</w:t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it is important to carry on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research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on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patterning of</w:t>
      </w:r>
      <w:r w:rsidR="00B45F80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with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4584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ordered micro/nanostructures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controlled </w:t>
      </w:r>
      <w:r w:rsidR="0004386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structure-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size,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device</w:t>
      </w:r>
      <w:r w:rsidR="00F445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application </w:t>
      </w:r>
      <w:r w:rsidR="00AB4C3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with new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features. 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Several approaches have been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attempted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 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materials or fabricate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</w:t>
      </w:r>
      <w:r w:rsidR="00F609A9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nano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structures of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deposited on substrates,</w:t>
      </w:r>
      <w:r w:rsidR="00E04D9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including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tape </w:t>
      </w:r>
      <w:bookmarkStart w:id="92" w:name="OLE_LINK15"/>
      <w:bookmarkStart w:id="93" w:name="OLE_LINK16"/>
      <w:bookmarkStart w:id="94" w:name="OLE_LINK17"/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exfoliation</w:t>
      </w:r>
      <w:bookmarkEnd w:id="92"/>
      <w:bookmarkEnd w:id="93"/>
      <w:bookmarkEnd w:id="94"/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4" w:tooltip="Huang, 2017 #2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24-25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chemical </w:t>
      </w:r>
      <w:r w:rsidR="00A7296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vapour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(CVD),</w:t>
      </w:r>
      <w:hyperlink w:anchor="_ENREF_26" w:tooltip="Cong, 2018 #2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26-27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95" w:name="OLE_LINK20"/>
      <w:bookmarkStart w:id="96" w:name="OLE_LINK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thermal decomposition of thiosalts</w:t>
      </w:r>
      <w:bookmarkEnd w:id="95"/>
      <w:bookmarkEnd w:id="96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8" w:tooltip="Liu, 2012 #2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&lt;EndNote&gt;&lt;Cite&gt;&lt;Author&gt;Liu&lt;/Author&gt;&lt;Year&gt;2012&lt;/Year&gt;&lt;RecNum&gt;23&lt;/RecNum&gt;&lt;DisplayText&gt;&lt;style face="superscript"&gt;28&lt;/style&gt;&lt;/DisplayText&gt;&lt;record&gt;&lt;rec-number&gt;23&lt;/rec-number&gt;&lt;foreign-keys&gt;&lt;key app="EN" db-id="d5wrwa9efewz2pe5eexxpvsowap5sz2trede"&gt;23&lt;/key&gt;&lt;/foreign-keys&gt;&lt;ref-type name="Journal Article"&gt;17&lt;/ref-type&gt;&lt;contributors&gt;&lt;authors&gt;&lt;author&gt;Liu, Keng-Ku&lt;/author&gt;&lt;author&gt;Zhang, Wenjing&lt;/author&gt;&lt;author&gt;Lee, Yi-Hsien&lt;/author&gt;&lt;author&gt;Lin, Yu-Chuan&lt;/author&gt;&lt;author&gt;Chang, Mu-Tung&lt;/author&gt;&lt;author&gt;Su, Ching-Yuan&lt;/author&gt;&lt;author&gt;Chang, Chia-Seng&lt;/author&gt;&lt;author&gt;Li, Hai&lt;/author&gt;&lt;author&gt;Shi, Yumeng&lt;/author&gt;&lt;author&gt;Zhang, Hua&lt;/author&gt;&lt;author&gt;Lai, Chao-Sung&lt;/author&gt;&lt;author&gt;Li, Lain-Jong&lt;/author&gt;&lt;/authors&gt;&lt;/contributors&gt;&lt;titles&gt;&lt;title&gt;Growth of Large-Area and Highly Crystalline MoS2 Thin Layers on Insulating Substrates&lt;/title&gt;&lt;secondary-title&gt;Nano Letters&lt;/secondary-title&gt;&lt;/titles&gt;&lt;periodical&gt;&lt;full-title&gt;Nano Letters&lt;/full-title&gt;&lt;/periodical&gt;&lt;pages&gt;1538-1544&lt;/pages&gt;&lt;volume&gt;12&lt;/volume&gt;&lt;number&gt;3&lt;/number&gt;&lt;dates&gt;&lt;year&gt;2012&lt;/year&gt;&lt;pub-dates&gt;&lt;date&gt;2012/03/14&lt;/date&gt;&lt;/pub-dates&gt;&lt;/dates&gt;&lt;publisher&gt;American Chemical Society&lt;/publisher&gt;&lt;isbn&gt;1530-6984&lt;/isbn&gt;&lt;urls&gt;&lt;related-urls&gt;&lt;url&gt;https://doi.org/10.1021/nl2043612&lt;/url&gt;&lt;/related-urls&gt;&lt;/urls&gt;&lt;electronic-resource-num&gt;10.1021/nl2043612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hyperlink w:anchor="_ENREF_28" w:tooltip="Liu, 2012 #23" w:history="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97" w:name="OLE_LINK18"/>
      <w:bookmarkStart w:id="98" w:name="OLE_LINK19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van der Waals epitaxial growth</w:t>
      </w:r>
      <w:bookmarkEnd w:id="97"/>
      <w:bookmarkEnd w:id="98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9" w:tooltip="Pak, 2017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29-30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C21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patterned MoO3 sulfurization</w:t>
      </w:r>
      <w:r w:rsidR="005C2178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,</w:t>
      </w:r>
      <w:hyperlink w:anchor="_ENREF_31" w:tooltip="Xue, 2016 #2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31-32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CVD process in plasma-treated areas,</w:t>
      </w:r>
      <w:hyperlink w:anchor="_ENREF_33" w:tooltip="Chen, 2016 #3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&lt;EndNote&gt;&lt;Cite&gt;&lt;Author&gt;Chen&lt;/Author&gt;&lt;Year&gt;2016&lt;/Year&gt;&lt;RecNum&gt;30&lt;/RecNum&gt;&lt;DisplayText&gt;&lt;style face="superscript"&gt;33-34&lt;/style&gt;&lt;/DisplayText&gt;&lt;record&gt;&lt;rec-number&gt;30&lt;/rec-number&gt;&lt;foreign-keys&gt;&lt;key app="EN" db-id="d5wrwa9efewz2pe5eexxpvsowap5sz2trede"&gt;30&lt;/key&gt;&lt;/foreign-keys&gt;&lt;ref-type name="Journal Article"&gt;17&lt;/ref-type&gt;&lt;contributors&gt;&lt;authors&gt;&lt;author&gt;Chen, Xiang&lt;/author&gt;&lt;author&gt;Park, Yong Ju&lt;/author&gt;&lt;author&gt;Das, Tanmoy&lt;/author&gt;&lt;author&gt;Jang, Houk&lt;/author&gt;&lt;author&gt;Lee, Jae-Bok&lt;/author&gt;&lt;author&gt;Ahn, Jong-Hyun&lt;/author&gt;&lt;/authors&gt;&lt;/contributors&gt;&lt;titles&gt;&lt;title&gt;Lithography-free plasma-induced patterned growth of MoS2 and its heterojunction with graphene&lt;/title&gt;&lt;secondary-title&gt;Nanoscale&lt;/secondary-title&gt;&lt;/titles&gt;&lt;periodical&gt;&lt;full-title&gt;Nanoscale&lt;/full-title&gt;&lt;/periodical&gt;&lt;pages&gt;15181-15188&lt;/pages&gt;&lt;volume&gt;8&lt;/volume&gt;&lt;number&gt;33&lt;/number&gt;&lt;dates&gt;&lt;year&gt;2016&lt;/year&gt;&lt;/dates&gt;&lt;publisher&gt;The Royal Society of Chemistry&lt;/publisher&gt;&lt;isbn&gt;2040-3364&lt;/isbn&gt;&lt;work-type&gt;10.1039/C6NR03318K&lt;/work-type&gt;&lt;urls&gt;&lt;related-urls&gt;&lt;url&gt;http://dx.doi.org/10.1039/C6NR03318K&lt;/url&gt;&lt;/related-urls&gt;&lt;/urls&gt;&lt;electronic-resource-num&gt;10.1039/C6NR03318K&lt;/electronic-resource-num&gt;&lt;/record&gt;&lt;/Cite&gt;&lt;Cite&gt;&lt;Author&gt;Kim&lt;/Author&gt;&lt;Year&gt;2017&lt;/Year&gt;&lt;RecNum&gt;29&lt;/RecNum&gt;&lt;record&gt;&lt;rec-number&gt;29&lt;/rec-number&gt;&lt;foreign-keys&gt;&lt;key app="EN" db-id="d5wrwa9efewz2pe5eexxpvsowap5sz2trede"&gt;29&lt;/key&gt;&lt;/foreign-keys&gt;&lt;ref-type name="Journal Article"&gt;17&lt;/ref-type&gt;&lt;contributors&gt;&lt;authors&gt;&lt;author&gt;Kim, Hyung-Jun&lt;/author&gt;&lt;author&gt;Kim, Hojoong&lt;/author&gt;&lt;author&gt;Yang, Suk&lt;/author&gt;&lt;author&gt;Kwon, Jang-Yeon&lt;/author&gt;&lt;/authors&gt;&lt;/contributors&gt;&lt;titles&gt;&lt;title&gt;Grains in Selectively Grown MoS2 Thin Films&lt;/title&gt;&lt;secondary-title&gt;Small&lt;/secondary-title&gt;&lt;/titles&gt;&lt;periodical&gt;&lt;full-title&gt;Small&lt;/full-title&gt;&lt;/periodical&gt;&lt;pages&gt;1702256&lt;/pages&gt;&lt;volume&gt;13&lt;/volume&gt;&lt;number&gt;46&lt;/number&gt;&lt;dates&gt;&lt;year&gt;2017&lt;/year&gt;&lt;/dates&gt;&lt;urls&gt;&lt;related-urls&gt;&lt;url&gt;https://onlinelibrary.wiley.com/doi/abs/10.1002/smll.201702256&lt;/url&gt;&lt;/related-urls&gt;&lt;/urls&gt;&lt;electronic-resource-num&gt;doi:10.1002/smll.201702256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33-34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block copolymer lithography,</w:t>
      </w:r>
      <w:hyperlink w:anchor="_ENREF_35" w:tooltip="Han, 2017 #2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&lt;EndNote&gt;&lt;Cite&gt;&lt;Author&gt;Han&lt;/Author&gt;&lt;Year&gt;2017&lt;/Year&gt;&lt;RecNum&gt;28&lt;/RecNum&gt;&lt;DisplayText&gt;&lt;style face="superscript"&gt;35&lt;/style&gt;&lt;/DisplayText&gt;&lt;record&gt;&lt;rec-number&gt;28&lt;/rec-number&gt;&lt;foreign-keys&gt;&lt;key app="EN" db-id="d5wrwa9efewz2pe5eexxpvsowap5sz2trede"&gt;28&lt;/key&gt;&lt;/foreign-keys&gt;&lt;ref-type name="Journal Article"&gt;17&lt;/ref-type&gt;&lt;contributors&gt;&lt;authors&gt;&lt;author&gt;Han, Grace G. D.&lt;/author&gt;&lt;author&gt;Tu, Kun-Hua&lt;/author&gt;&lt;author&gt;Niroui, Farnaz&lt;/author&gt;&lt;author&gt;Xu, Wenshuo&lt;/author&gt;&lt;author&gt;Zhou, Si&lt;/author&gt;&lt;author&gt;Wang, Xiaochen&lt;/author&gt;&lt;author&gt;Bulović, Vladimir&lt;/author&gt;&lt;author&gt;Ross, Caroline A.&lt;/author&gt;&lt;author&gt;Warner, Jamie H.&lt;/author&gt;&lt;author&gt;Grossman, Jeffrey C.&lt;/author&gt;&lt;/authors&gt;&lt;/contributors&gt;&lt;titles&gt;&lt;title&gt;Photoluminescent Arrays of Nanopatterned Monolayer MoS2&lt;/title&gt;&lt;secondary-title&gt;Advanced Functional Materials&lt;/secondary-title&gt;&lt;/titles&gt;&lt;periodical&gt;&lt;full-title&gt;Advanced Functional Materials&lt;/full-title&gt;&lt;/periodical&gt;&lt;pages&gt;1703688&lt;/pages&gt;&lt;volume&gt;27&lt;/volume&gt;&lt;number&gt;45&lt;/number&gt;&lt;dates&gt;&lt;year&gt;2017&lt;/year&gt;&lt;/dates&gt;&lt;urls&gt;&lt;related-urls&gt;&lt;url&gt;https://onlinelibrary.wiley.com/doi/abs/10.1002/adfm.201703688&lt;/url&gt;&lt;/related-urls&gt;&lt;/urls&gt;&lt;electronic-resource-num&gt;doi:10.1002/adfm.201703688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reactive ion etching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&amp; </w:t>
      </w:r>
      <w:r w:rsidR="002A38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deposition in plasma-treated areas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&amp; </w:t>
      </w:r>
      <w:r w:rsidR="00BA51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stamping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2519D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&amp;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6" w:tooltip="Jung, 2014 #3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36-37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87C7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B0C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continue wave (CW) laser direct processing.</w:t>
      </w:r>
      <w:hyperlink w:anchor="_ENREF_38" w:tooltip="Cao, 2013 #3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38-39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A4F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Among them, </w:t>
      </w:r>
      <w:r w:rsidR="00D41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CVD process in plasma-treated areas, block copolymer lithography, 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&amp; deposition in plasma-treated areas, lithography &amp; stamping, lithography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&amp;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CW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laser direct processing </w:t>
      </w:r>
      <w:r w:rsidR="00825D4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can realize the 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control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for the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location, shape, and size of MoS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micro/nanostructures.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Whereas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the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methods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involving 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lithography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plasma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surface 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treatment and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570D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chemical 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organics 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such as </w:t>
      </w:r>
      <w:r w:rsidR="00B11E6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photoresist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</w:t>
      </w:r>
      <w:r w:rsidR="00D7741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inorganic or organic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masks were used, combined process was needed, and integral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process 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was relatively complex.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 the CW</w:t>
      </w:r>
      <w:r w:rsidR="00487A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laser direct processing,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one-step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operation process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simple,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no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special atmosphere system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and mask are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 xml:space="preserve">needed, cost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relatively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low,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flexibility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controllability are high.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Whereas</w:t>
      </w:r>
      <w:r w:rsidR="008B4CE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CW laser processing is a 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thermal process, and 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 strong thermal effect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would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cause thermal</w:t>
      </w:r>
      <w:r w:rsidR="006C13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oxidization of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materials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 w:eastAsia="en-US"/>
        </w:rPr>
        <w:t xml:space="preserve"> 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5402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lead to large </w:t>
      </w:r>
      <w:r w:rsidR="006014B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recasting layer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hence 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processing precision is not enough high. 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Another kind of laser processing technology is femtosecond (</w:t>
      </w:r>
      <w:r w:rsidR="00AF06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ultrafast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 laser</w:t>
      </w:r>
      <w:r w:rsidR="00AF06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pulse direct processing</w:t>
      </w:r>
      <w:r w:rsidR="009E2EB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 Femtosecond laser pulses have</w:t>
      </w:r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ultrashort pulse width, ultrahigh power density, and nonlinear nonequilibrium processing feature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multiphoton absorption and nonthermal effect can be realize</w:t>
      </w:r>
      <w:r w:rsidR="004738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hence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except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including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almost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all the advantages of CW laser processing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femtosecond laser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direct processing also </w:t>
      </w:r>
      <w:r w:rsidR="00FB547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has the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advantage of </w:t>
      </w:r>
      <w:r w:rsidR="001B31B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high processing precision</w:t>
      </w:r>
      <w:hyperlink w:anchor="_ENREF_24" w:tooltip="Reyntjens, 2001 #66" w:history="1"/>
      <w:r w:rsidR="008C794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</w:p>
    <w:p w14:paraId="38EC6ABD" w14:textId="7D1F7082" w:rsidR="00E55EF8" w:rsidRPr="00193004" w:rsidRDefault="00697A03" w:rsidP="00AB73D5">
      <w:pPr>
        <w:widowControl/>
        <w:spacing w:after="240" w:line="480" w:lineRule="auto"/>
        <w:ind w:firstLine="482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In this work,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we proposed a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useful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method of 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>utilizing femtosecond laser pulse direct writing processing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modify multilayer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directly fabricate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with different ribbon widths, and </w:t>
      </w:r>
      <w:ins w:id="99" w:author="zp" w:date="2018-09-03T16:02:00Z">
        <w:r w:rsidR="000F332E" w:rsidRPr="000F332E">
          <w:rPr>
            <w:rFonts w:ascii="Times New Roman" w:eastAsia="宋体" w:hAnsi="Times New Roman" w:cs="Times New Roman"/>
            <w:kern w:val="0"/>
            <w:sz w:val="24"/>
            <w:szCs w:val="20"/>
          </w:rPr>
          <w:t>arbitrarily</w:t>
        </w:r>
        <w:r w:rsidR="000F332E" w:rsidRPr="000F332E" w:rsidDel="000F332E">
          <w:rPr>
            <w:rFonts w:ascii="Times New Roman" w:eastAsia="宋体" w:hAnsi="Times New Roman" w:cs="Times New Roman"/>
            <w:kern w:val="0"/>
            <w:sz w:val="24"/>
            <w:szCs w:val="20"/>
          </w:rPr>
          <w:t xml:space="preserve"> </w:t>
        </w:r>
      </w:ins>
      <w:del w:id="100" w:author="zp" w:date="2018-09-03T16:02:00Z">
        <w:r w:rsidR="001944DD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</w:rPr>
          <w:delText xml:space="preserve">directly </w:delText>
        </w:r>
      </w:del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pattern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forming different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ins w:id="101" w:author="zp" w:date="2018-09-03T16:02:00Z">
        <w:r w:rsidR="000F332E">
          <w:rPr>
            <w:rFonts w:ascii="Times New Roman" w:eastAsia="宋体" w:hAnsi="Times New Roman" w:cs="Times New Roman"/>
            <w:kern w:val="0"/>
            <w:sz w:val="24"/>
            <w:szCs w:val="20"/>
          </w:rPr>
          <w:t>micro-nano</w:t>
        </w:r>
      </w:ins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structures. Moreover,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laser-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fabricated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MoS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structures were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>chemically and physically bonded with numerous oxygen molecules in the air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which can be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attributed to the roughness defect sites and long edges on and 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the nanoribbons that 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contain numerous unsaturated edge sites and highly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active centres.</w:t>
      </w:r>
      <w:r w:rsidR="00CF3A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At last,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>ies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fabricated to be field effect transistor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(FET)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tested,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output and transfer characteristics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went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drain-source current, supposedly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4499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coordinate structures and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chemical doping of oxygen molecules on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caus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hannel to p-type channel or 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properties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similar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pn junction. The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proposed method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>ha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advantages of simplicity, maskless, strong controllability, high flexibility, and high precision, 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also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ability of femtosecond laser pulses to directly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induce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two-dimension 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micro/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nanostructures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/patterns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property changes of two-dimension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mate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rial, and new device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features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DF396E3" w14:textId="77777777" w:rsidR="00DB6B0F" w:rsidRPr="00193004" w:rsidRDefault="00DB6B0F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RESULTS AND DISCUSSION</w:t>
      </w:r>
    </w:p>
    <w:p w14:paraId="04F07C74" w14:textId="38B9ED4D" w:rsidR="00164B8F" w:rsidRPr="00193004" w:rsidRDefault="00DB6B0F" w:rsidP="00DB6B0F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 this work,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multilayer MoS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mechanically exfoliated from a natural crystal by using adhesive tape and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300nm-SiO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/Si substrates.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thickness of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selected for experiments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about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several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d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>ozens of nanometers</w:t>
      </w:r>
      <w:r w:rsidR="00CD31F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processing schematic of our method to 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 xml:space="preserve">fabricate 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655391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95068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is shown in Figure 1a, which relies on the formation 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nanostructures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/material remove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pulse irradiation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43E8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When f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emtosecond laser pulse beam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focused and irradiated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511F37" w:rsidRPr="00511F3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 w:rsidRPr="00193004">
        <w:rPr>
          <w:rFonts w:ascii="Times New Roman" w:eastAsia="宋体" w:hAnsi="Times New Roman" w:cs="Times New Roman"/>
          <w:kern w:val="0"/>
          <w:sz w:val="24"/>
          <w:szCs w:val="20"/>
        </w:rPr>
        <w:t>surface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17A0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>surface plasmons (SPs)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can be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induced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surface,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interference of which with incident laser field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>le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 to the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formation of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initial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on 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787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these initia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l grating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assist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coupling of SPs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incident laser field, leading to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further formation of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final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with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>deep</w:t>
      </w:r>
      <w:r w:rsidR="005243AF" w:rsidRPr="00193004">
        <w:rPr>
          <w:rFonts w:ascii="Times New Roman" w:eastAsia="宋体" w:hAnsi="Times New Roman" w:cs="Times New Roman"/>
          <w:kern w:val="0"/>
          <w:sz w:val="24"/>
          <w:szCs w:val="20"/>
        </w:rPr>
        <w:t>er</w:t>
      </w:r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gaps.</w:t>
      </w:r>
      <w:hyperlink w:anchor="_ENREF_41" w:tooltip="Huang, 2009 #3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&lt;EndNote&gt;&lt;Cite&gt;&lt;Author&gt;Huang&lt;/Author&gt;&lt;Year&gt;2009&lt;/Year&gt;&lt;RecNum&gt;35&lt;/RecNum&gt;&lt;DisplayText&gt;&lt;style face="superscript"&gt;41&lt;/style&gt;&lt;/DisplayText&gt;&lt;record&gt;&lt;rec-number&gt;35&lt;/rec-number&gt;&lt;foreign-keys&gt;&lt;key app="EN" db-id="d5wrwa9efewz2pe5eexxpvsowap5sz2trede"&gt;35&lt;/key&gt;&lt;/foreign-keys&gt;&lt;ref-type name="Journal Article"&gt;17&lt;/ref-type&gt;&lt;contributors&gt;&lt;authors&gt;&lt;author&gt;Huang, Min&lt;/author&gt;&lt;author&gt;Zhao, Fuli&lt;/author&gt;&lt;author&gt;Cheng, Ya&lt;/author&gt;&lt;author&gt;Xu, Ningsheng&lt;/author&gt;&lt;author&gt;Xu, Zhizhan&lt;/author&gt;&lt;/authors&gt;&lt;/contributors&gt;&lt;titles&gt;&lt;title&gt;Origin of Laser-Induced Near-Subwavelength Ripples: Interference between Surface Plasmons and Incident Laser&lt;/title&gt;&lt;secondary-title&gt;ACS Nano&lt;/secondary-title&gt;&lt;/titles&gt;&lt;periodical&gt;&lt;full-title&gt;ACS Nano&lt;/full-title&gt;&lt;/periodical&gt;&lt;pages&gt;4062-4070&lt;/pages&gt;&lt;volume&gt;3&lt;/volume&gt;&lt;number&gt;12&lt;/number&gt;&lt;dates&gt;&lt;year&gt;2009&lt;/year&gt;&lt;pub-dates&gt;&lt;date&gt;2009/12/22&lt;/date&gt;&lt;/pub-dates&gt;&lt;/dates&gt;&lt;publisher&gt;American Chemical Society&lt;/publisher&gt;&lt;isbn&gt;1936-0851&lt;/isbn&gt;&lt;urls&gt;&lt;related-urls&gt;&lt;url&gt;https://doi.org/10.1021/nn900654v&lt;/url&gt;&lt;/related-urls&gt;&lt;/urls&gt;&lt;electronic-resource-num&gt;10.1021/nn900654v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F13682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41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depth of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of laser induced grating structures </w:t>
      </w:r>
      <w:r w:rsidR="004C1F83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related to the number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energy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ultra</w:t>
      </w:r>
      <w:r w:rsidR="00BF37EC">
        <w:rPr>
          <w:rFonts w:ascii="Times New Roman" w:eastAsia="宋体" w:hAnsi="Times New Roman" w:cs="Times New Roman"/>
          <w:kern w:val="0"/>
          <w:sz w:val="24"/>
          <w:szCs w:val="20"/>
        </w:rPr>
        <w:t>fast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pulses on unit area of material</w:t>
      </w:r>
      <w:r w:rsidR="00F46428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and can be </w:t>
      </w:r>
      <w:r w:rsidR="00F46428" w:rsidRPr="00F46428">
        <w:rPr>
          <w:rFonts w:ascii="Times New Roman" w:eastAsia="宋体" w:hAnsi="Times New Roman" w:cs="Times New Roman"/>
          <w:kern w:val="0"/>
          <w:sz w:val="24"/>
          <w:szCs w:val="20"/>
        </w:rPr>
        <w:t>micrometer scale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EN.CITE.DATA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hyperlink w:anchor="_ENREF_40" w:tooltip="Jiang, 2018 #65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40</w:t>
        </w:r>
      </w:hyperlink>
      <w:r w:rsidR="00B2110D" w:rsidRPr="00B2110D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</w:rPr>
        <w:t xml:space="preserve">, </w:t>
      </w:r>
      <w:hyperlink w:anchor="_ENREF_42" w:tooltip="Shuangshuang, 2011 #37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42-43</w:t>
        </w:r>
      </w:hyperlink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hyperlink w:anchor="_ENREF_40" w:tooltip="Jiang, 2018 #65" w:history="1"/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T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used MoS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in our work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nano-scale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thin flake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therefore </w:t>
      </w:r>
      <w:r w:rsidR="00060605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controlling 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>scan speed of laser beam enough slow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(laser pulse number on unit area of MoS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enough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large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can </w:t>
      </w:r>
      <w:r w:rsidR="00BD5F5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 the gaps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penetrating whole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86D7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thin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flake, 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enabling 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gratings to become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independent</w:t>
      </w:r>
      <w:r w:rsidR="00781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7C2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</w:t>
      </w:r>
      <w:r w:rsidR="008E2D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1b shows the optical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comparison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of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femtosecond laser-processed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(FL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-) 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5064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showed</w:t>
      </w:r>
      <w:r w:rsidR="00CF31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4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color change of optical image of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after femtosecond laser irradiation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change of thickness or surface roughness.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1c shows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>atomic force microscope (AFM) of MoS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in Figure 1b,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which shows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24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reduction of outline height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FLP-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indicating the thinning effect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on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thickness of 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by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 irradiation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Figure 1d shows the </w:t>
      </w:r>
      <w:r w:rsidR="00D30A1E">
        <w:rPr>
          <w:rFonts w:ascii="Times New Roman" w:eastAsia="宋体" w:hAnsi="Times New Roman" w:cs="Times New Roman"/>
          <w:kern w:val="0"/>
          <w:sz w:val="24"/>
          <w:szCs w:val="20"/>
        </w:rPr>
        <w:t>high resolution AFM image of FLP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indicated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grating structures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18E31688" w14:textId="77777777" w:rsidR="00164B8F" w:rsidRDefault="00610E3B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4CE3549" wp14:editId="7E25280C">
            <wp:extent cx="4500000" cy="29355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9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EDD" w14:textId="2D810148" w:rsidR="00F12171" w:rsidRPr="00707ADA" w:rsidRDefault="00F12171" w:rsidP="00F12171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F12171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F12171">
        <w:rPr>
          <w:rFonts w:ascii="Times New Roman" w:eastAsia="宋体" w:hAnsi="Times New Roman" w:cs="Times New Roman"/>
          <w:kern w:val="0"/>
          <w:szCs w:val="21"/>
        </w:rPr>
        <w:t xml:space="preserve">igure 1. </w:t>
      </w:r>
      <w:r w:rsidR="00FA7009" w:rsidRPr="00FA7009">
        <w:rPr>
          <w:rFonts w:ascii="Times New Roman" w:eastAsia="宋体" w:hAnsi="Times New Roman" w:cs="Times New Roman"/>
          <w:kern w:val="0"/>
          <w:szCs w:val="21"/>
        </w:rPr>
        <w:t>Principle and preliminary characterization</w:t>
      </w:r>
      <w:r w:rsidR="00FA7009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this method. a)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>Schematic</w:t>
      </w:r>
      <w:r w:rsidR="003C6D81" w:rsidRPr="003C6D81">
        <w:rPr>
          <w:rFonts w:ascii="Times New Roman" w:eastAsia="宋体" w:hAnsi="Times New Roman" w:cs="Times New Roman"/>
          <w:kern w:val="0"/>
          <w:szCs w:val="21"/>
        </w:rPr>
        <w:t xml:space="preserve"> diagram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3C6D81">
        <w:rPr>
          <w:rFonts w:ascii="Times New Roman" w:eastAsia="宋体" w:hAnsi="Times New Roman" w:cs="Times New Roman"/>
          <w:kern w:val="0"/>
          <w:szCs w:val="21"/>
        </w:rPr>
        <w:t>femtosecond laser direct wiring processing to induce MoS</w:t>
      </w:r>
      <w:r w:rsidR="003C6D81" w:rsidRPr="003C6D81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C6D81">
        <w:rPr>
          <w:rFonts w:ascii="Times New Roman" w:eastAsia="宋体" w:hAnsi="Times New Roman" w:cs="Times New Roman"/>
          <w:kern w:val="0"/>
          <w:szCs w:val="21"/>
        </w:rPr>
        <w:t xml:space="preserve"> nanoribbons array.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 b) </w:t>
      </w:r>
      <w:r w:rsidR="00396D5C" w:rsidRPr="003A1E2D">
        <w:rPr>
          <w:rFonts w:ascii="Times New Roman" w:eastAsia="宋体" w:hAnsi="Times New Roman" w:cs="Times New Roman"/>
          <w:kern w:val="0"/>
          <w:szCs w:val="21"/>
        </w:rPr>
        <w:t>Optical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comparison of pristine 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(upper part) and </w:t>
      </w:r>
      <w:r w:rsidR="00396D5C">
        <w:rPr>
          <w:rFonts w:ascii="Times New Roman" w:eastAsia="宋体" w:hAnsi="Times New Roman" w:cs="Times New Roman"/>
          <w:kern w:val="0"/>
          <w:szCs w:val="21"/>
        </w:rPr>
        <w:t>FLP-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>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(lower part)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. c) AFM and </w:t>
      </w:r>
      <w:r w:rsidR="004B2C9C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high resolution AFM of </w:t>
      </w:r>
      <w:r w:rsidR="00707ADA" w:rsidRPr="00707ADA">
        <w:rPr>
          <w:rFonts w:ascii="Times New Roman" w:eastAsia="宋体" w:hAnsi="Times New Roman" w:cs="Times New Roman"/>
          <w:kern w:val="0"/>
          <w:szCs w:val="21"/>
        </w:rPr>
        <w:t>FLP-MoS</w:t>
      </w:r>
      <w:r w:rsidR="00707ADA" w:rsidRPr="00707ADA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 flake.</w:t>
      </w:r>
    </w:p>
    <w:p w14:paraId="5AE40F36" w14:textId="0D2AFB52" w:rsidR="00164B8F" w:rsidRPr="001D1C37" w:rsidRDefault="00E46461" w:rsidP="003636AD">
      <w:pPr>
        <w:spacing w:line="480" w:lineRule="auto"/>
        <w:ind w:firstLine="480"/>
        <w:rPr>
          <w:rFonts w:ascii="Times New Roman" w:eastAsia="宋体" w:hAnsi="Times New Roman" w:cs="Times New Roman"/>
          <w:strike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future investigate the 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FL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3C51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structures</w:t>
      </w:r>
      <w:r w:rsidR="002018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12B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scanning electron microscope (SEM) was 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carried out </w:t>
      </w:r>
      <w:r w:rsidR="001E332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characterize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5505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physical morphology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as shown in Figure 2. Figure 2a-e show </w:t>
      </w:r>
      <w:r w:rsidR="003C1117" w:rsidRP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0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different ribbon width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approximate 179, 152, 116, 98, and 77 nm, respectively.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2f shows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two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independent MoS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small</w:t>
      </w:r>
      <w:r w:rsidR="00E35B4A" w:rsidRPr="007801C1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and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big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width of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56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420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nm, respectively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Figure 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>g and h show two kind of MoS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patterned structures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material remove by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direct writing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were </w:t>
      </w:r>
      <w:r w:rsidR="00BB3B50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labyrinth array </w:t>
      </w:r>
      <w:r w:rsidR="00334AE4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B0BD0" w:rsidRPr="007801C1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cross structure</w:t>
      </w:r>
      <w:r w:rsidR="00575138" w:rsidRPr="007801C1">
        <w:rPr>
          <w:rFonts w:ascii="Times New Roman" w:eastAsia="宋体" w:hAnsi="Times New Roman" w:cs="Times New Roman"/>
          <w:kern w:val="0"/>
          <w:sz w:val="24"/>
          <w:szCs w:val="20"/>
        </w:rPr>
        <w:t>, respectively</w:t>
      </w:r>
      <w:r w:rsid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</w:t>
      </w:r>
      <w:r w:rsidR="00EB4D71">
        <w:rPr>
          <w:rFonts w:ascii="Times New Roman" w:eastAsia="宋体" w:hAnsi="Times New Roman" w:cs="Times New Roman"/>
          <w:kern w:val="0"/>
          <w:sz w:val="24"/>
          <w:szCs w:val="20"/>
        </w:rPr>
        <w:t>f</w:t>
      </w:r>
      <w:r w:rsidR="00EB4D71" w:rsidRPr="00EB4D71">
        <w:rPr>
          <w:rFonts w:ascii="Times New Roman" w:eastAsia="宋体" w:hAnsi="Times New Roman" w:cs="Times New Roman"/>
          <w:kern w:val="0"/>
          <w:sz w:val="24"/>
          <w:szCs w:val="20"/>
        </w:rPr>
        <w:t>lexible processing capability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femtosecond laser even for </w:t>
      </w:r>
      <w:r w:rsidR="000D4489" w:rsidRPr="000D4489">
        <w:rPr>
          <w:rFonts w:ascii="Times New Roman" w:eastAsia="宋体" w:hAnsi="Times New Roman" w:cs="Times New Roman"/>
          <w:kern w:val="0"/>
          <w:sz w:val="24"/>
          <w:szCs w:val="20"/>
        </w:rPr>
        <w:t>arbitrary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patterens.</w:t>
      </w:r>
    </w:p>
    <w:p w14:paraId="7A28601B" w14:textId="77777777" w:rsidR="008659CC" w:rsidRDefault="003620A5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608F2641" wp14:editId="3569D464">
            <wp:extent cx="4605704" cy="18695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04" cy="18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0DC" w14:textId="0BCDE8F1" w:rsidR="00575138" w:rsidRPr="00963FE2" w:rsidRDefault="00575138" w:rsidP="00575138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963FE2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963FE2">
        <w:rPr>
          <w:rFonts w:ascii="Times New Roman" w:eastAsia="宋体" w:hAnsi="Times New Roman" w:cs="Times New Roman"/>
          <w:kern w:val="0"/>
          <w:szCs w:val="21"/>
        </w:rPr>
        <w:t>igure 2. FLP-MoS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micro/nanostructures and patterns. a-e) 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SEM images of </w:t>
      </w:r>
      <w:r w:rsidR="003C1117">
        <w:rPr>
          <w:rFonts w:ascii="Times New Roman" w:eastAsia="宋体" w:hAnsi="Times New Roman" w:cs="Times New Roman"/>
          <w:kern w:val="0"/>
          <w:szCs w:val="21"/>
        </w:rPr>
        <w:t>regularly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n</w:t>
      </w:r>
      <w:r w:rsidR="00821FD9" w:rsidRPr="00963FE2">
        <w:rPr>
          <w:rFonts w:ascii="Times New Roman" w:eastAsia="宋体" w:hAnsi="Times New Roman" w:cs="Times New Roman"/>
          <w:kern w:val="0"/>
          <w:szCs w:val="21"/>
        </w:rPr>
        <w:t xml:space="preserve">anoribbon arrays with </w:t>
      </w:r>
      <w:r w:rsidRPr="00963FE2">
        <w:rPr>
          <w:rFonts w:ascii="Times New Roman" w:eastAsia="宋体" w:hAnsi="Times New Roman" w:cs="Times New Roman"/>
          <w:kern w:val="0"/>
          <w:szCs w:val="21"/>
        </w:rPr>
        <w:t>widths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D6152" w:rsidRPr="007A1117">
        <w:rPr>
          <w:rFonts w:ascii="Times New Roman" w:eastAsia="宋体" w:hAnsi="Times New Roman" w:cs="Times New Roman"/>
          <w:kern w:val="0"/>
          <w:szCs w:val="21"/>
        </w:rPr>
        <w:t>of 179, 152, 1</w:t>
      </w:r>
      <w:r w:rsidR="00821FD9" w:rsidRPr="007A1117">
        <w:rPr>
          <w:rFonts w:ascii="Times New Roman" w:eastAsia="宋体" w:hAnsi="Times New Roman" w:cs="Times New Roman"/>
          <w:kern w:val="0"/>
          <w:szCs w:val="21"/>
        </w:rPr>
        <w:t>16, 98, and 77 nm, respectively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. f) 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>SEM image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two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independent MoS</w:t>
      </w:r>
      <w:r w:rsidRPr="007A1117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nanoribbon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with width of </w:t>
      </w:r>
      <w:r w:rsidR="007A1117">
        <w:rPr>
          <w:rFonts w:ascii="Times New Roman" w:eastAsia="宋体" w:hAnsi="Times New Roman" w:cs="Times New Roman"/>
          <w:kern w:val="0"/>
          <w:szCs w:val="21"/>
        </w:rPr>
        <w:t xml:space="preserve">(up) </w:t>
      </w:r>
      <w:r w:rsidR="007A1117" w:rsidRPr="00C11F5E">
        <w:rPr>
          <w:rFonts w:ascii="Times New Roman" w:eastAsia="宋体" w:hAnsi="Times New Roman" w:cs="Times New Roman"/>
          <w:kern w:val="0"/>
          <w:szCs w:val="21"/>
        </w:rPr>
        <w:t>56 and (down) 420 nm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. SEM images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g)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labyrinth array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h)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cross structure</w:t>
      </w:r>
      <w:r w:rsidR="00C11F5E">
        <w:rPr>
          <w:rFonts w:ascii="Times New Roman" w:eastAsia="宋体" w:hAnsi="Times New Roman" w:cs="Times New Roman"/>
          <w:kern w:val="0"/>
          <w:szCs w:val="21"/>
        </w:rPr>
        <w:t>, respectively.</w:t>
      </w:r>
    </w:p>
    <w:p w14:paraId="79FBF5AC" w14:textId="134DFC29" w:rsidR="00CB71FB" w:rsidRPr="00193004" w:rsidRDefault="00CF6138" w:rsidP="001D1C37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prove the formation of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energy Dispersive X-ray (EDX) analysis was performed. 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3a-c show the SEM image</w:t>
      </w:r>
      <w:r w:rsidR="000F257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the edge of 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a FL</w:t>
      </w:r>
      <w:r w:rsidR="00B7156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and its S and Si EDX mapping images. 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grey part was 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black part was substrate, and the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stripe structures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 induced by the irradiation of femtosecond laser pulses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3a)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3b shows the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clearly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separated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nanoribbons, and Figure 3c shows the clearly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between these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Figure 3d-f shows the 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>SEM image of MoS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and its S and Si EDX mapping images,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also indicated the </w:t>
      </w:r>
      <w:r w:rsidR="009160AA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separation of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>, proving the formation of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520CD014" w14:textId="77777777" w:rsidR="00CB71FB" w:rsidRDefault="003620A5" w:rsidP="00786FB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294F00DD" wp14:editId="4EE906C4">
            <wp:extent cx="4500000" cy="224674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3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92F4" w14:textId="1C5C4536" w:rsidR="00701F84" w:rsidRPr="00B530B5" w:rsidRDefault="00701F84" w:rsidP="00701F84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B530B5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igure 3.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Proving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the formation of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separated </w:t>
      </w:r>
      <w:r w:rsidRPr="00B530B5">
        <w:rPr>
          <w:rFonts w:ascii="Times New Roman" w:eastAsia="宋体" w:hAnsi="Times New Roman" w:cs="Times New Roman"/>
          <w:kern w:val="0"/>
          <w:szCs w:val="21"/>
        </w:rPr>
        <w:t>MoS</w:t>
      </w:r>
      <w:r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nanoribbons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a)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SEM images of the edge of a FLP-MoS</w:t>
      </w:r>
      <w:r w:rsidR="000642CF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flake, and its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b)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 and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c)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Si EDX mapping images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C24DBB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nanoribbon arrays, and its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e)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 and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 f)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Si EDX mapping images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49C914A2" w14:textId="02DF6050" w:rsidR="00616347" w:rsidRPr="007211DF" w:rsidRDefault="00E37614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To investigate the change of chemical property of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flaks, Raman and </w:t>
      </w:r>
      <w:r w:rsidR="009C5B5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X-ray photoelectron spectroscopy (XPS) characterizations were conducted. </w:t>
      </w:r>
      <w:r w:rsidR="00F7372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4a 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shows the Raman spectra of pristine 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(black line) and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(red line)</w:t>
      </w:r>
      <w:r w:rsidR="000379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 </w:t>
      </w:r>
      <w:r w:rsidR="00C82630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Raman peak at 820 cm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</w:rPr>
        <w:t>originating from MoO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which indicted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formation of MoO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thus no 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9537E6">
        <w:rPr>
          <w:rFonts w:ascii="Times New Roman" w:eastAsia="宋体" w:hAnsi="Times New Roman" w:cs="Times New Roman"/>
          <w:kern w:val="0"/>
          <w:sz w:val="24"/>
          <w:szCs w:val="20"/>
        </w:rPr>
        <w:t>thermal oxidation for FLP-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hyperlink w:anchor="_ENREF_44" w:tooltip="Paradisanos, 2014 #38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&lt;EndNote&gt;&lt;Cite&gt;&lt;Author&gt;Paradisanos&lt;/Author&gt;&lt;Year&gt;2014&lt;/Year&gt;&lt;RecNum&gt;38&lt;/RecNum&gt;&lt;DisplayText&gt;&lt;style face="superscript"&gt;44&lt;/style&gt;&lt;/DisplayText&gt;&lt;record&gt;&lt;rec-number&gt;38&lt;/rec-number&gt;&lt;foreign-keys&gt;&lt;key app="EN" db-id="d5wrwa9efewz2pe5eexxpvsowap5sz2trede"&gt;38&lt;/key&gt;&lt;/foreign-keys&gt;&lt;ref-type name="Journal Article"&gt;17&lt;/ref-type&gt;&lt;contributors&gt;&lt;authors&gt;&lt;author&gt;&lt;style face="normal" font="default" size="100%"&gt;Paradisanos&lt;/style&gt;&lt;style face="normal" font="default" charset="134" size="100%"&gt;, &lt;/style&gt;&lt;style face="normal" font="default" size="100%"&gt;I. &lt;/style&gt;&lt;/author&gt;&lt;author&gt;Kymakis, E. &lt;/author&gt;&lt;author&gt;Fotakis, C.&lt;/author&gt;&lt;author&gt;Kioseoglou, G. &lt;/author&gt;&lt;author&gt;Stratakis, E.&lt;/author&gt;&lt;/authors&gt;&lt;/contributors&gt;&lt;titles&gt;&lt;title&gt;Intense femtosecond photoexcitation of bulk and monolayer MoS2&lt;/title&gt;&lt;secondary-title&gt;Applied Physics Letters&lt;/secondary-title&gt;&lt;/titles&gt;&lt;periodical&gt;&lt;full-title&gt;Applied Physics Letters&lt;/full-title&gt;&lt;/periodical&gt;&lt;pages&gt;041108&lt;/pages&gt;&lt;volume&gt;105&lt;/volume&gt;&lt;number&gt;4&lt;/number&gt;&lt;keywords&gt;&lt;keyword&gt;bonds (chemical),field emission electron microscopy,high-speed optical techniques,laser beam effects,molybdenum compounds,monolayers,optical microscopy,Raman spectra,scanning electron microscopy,semiconductor materials,two-photon processes,vibrational m&lt;/keyword&gt;&lt;/keywords&gt;&lt;dates&gt;&lt;year&gt;2014&lt;/year&gt;&lt;/dates&gt;&lt;urls&gt;&lt;related-urls&gt;&lt;url&gt;https://aip.scitation.org/doi/abs/10.1063/1.4891679&lt;/url&gt;&lt;/related-urls&gt;&lt;/urls&gt;&lt;electronic-resource-num&gt;10.1063/1.4891679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D6289A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44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due to the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non-thermal effect of femtosecond laser processing.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N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 Raman peak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SiO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520 cm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pristine MoS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however, there 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 obviously Raman peak of SiO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which indicated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that 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substrate was also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flake.</w:t>
      </w:r>
      <w:hyperlink w:anchor="_ENREF_45" w:tooltip="Serincan, 2004 #39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&lt;EndNote&gt;&lt;Cite&gt;&lt;Author&gt;Serincan&lt;/Author&gt;&lt;Year&gt;2004&lt;/Year&gt;&lt;RecNum&gt;39&lt;/RecNum&gt;&lt;DisplayText&gt;&lt;style face="superscript"&gt;45-46&lt;/style&gt;&lt;/DisplayText&gt;&lt;record&gt;&lt;rec-number&gt;39&lt;/rec-number&gt;&lt;foreign-keys&gt;&lt;key app="EN" db-id="d5wrwa9efewz2pe5eexxpvsowap5sz2trede"&gt;39&lt;/key&gt;&lt;/foreign-keys&gt;&lt;ref-type name="Journal Article"&gt;17&lt;/ref-type&gt;&lt;contributors&gt;&lt;authors&gt;&lt;author&gt;U. Serincan&lt;/author&gt;&lt;author&gt;G. Kartopu&lt;/author&gt;&lt;author&gt;A. Guennes&lt;/author&gt;&lt;author&gt;T. G. Finstad&lt;/author&gt;&lt;author&gt;R. Turan&lt;/author&gt;&lt;author&gt;Y. Ekinci&lt;/author&gt;&lt;author&gt;S. C. Bayliss&lt;/author&gt;&lt;/authors&gt;&lt;/contributors&gt;&lt;titles&gt;&lt;title&gt;Characterization of Ge nanocrystals embedded in SiO 2 by Raman spectroscopy&lt;/title&gt;&lt;secondary-title&gt;Semiconductor Science and Technology&lt;/secondary-title&gt;&lt;/titles&gt;&lt;periodical&gt;&lt;full-title&gt;Semiconductor Science and Technology&lt;/full-title&gt;&lt;/periodical&gt;&lt;pages&gt;247&lt;/pages&gt;&lt;volume&gt;19&lt;/volume&gt;&lt;number&gt;2&lt;/number&gt;&lt;dates&gt;&lt;year&gt;2004&lt;/year&gt;&lt;/dates&gt;&lt;isbn&gt;0268-1242&lt;/isbn&gt;&lt;urls&gt;&lt;related-urls&gt;&lt;url&gt;http://stacks.iop.org/0268-1242/19/i=2/a=021&lt;/url&gt;&lt;/related-urls&gt;&lt;/urls&gt;&lt;/record&gt;&lt;/Cite&gt;&lt;Cite&gt;&lt;Author&gt;Nesheva&lt;/Author&gt;&lt;Year&gt;2002&lt;/Year&gt;&lt;RecNum&gt;40&lt;/RecNum&gt;&lt;record&gt;&lt;rec-number&gt;40&lt;/rec-number&gt;&lt;foreign-keys&gt;&lt;key app="EN" db-id="d5wrwa9efewz2pe5eexxpvsowap5sz2trede"&gt;40&lt;/key&gt;&lt;/foreign-keys&gt;&lt;ref-type name="Journal Article"&gt;17&lt;/ref-type&gt;&lt;contributors&gt;&lt;authors&gt;&lt;author&gt;Nesheva, D.&lt;/author&gt;&lt;author&gt;Raptis, C.&lt;/author&gt;&lt;author&gt;Perakis, A.&lt;/author&gt;&lt;/authors&gt;&lt;/contributors&gt;&lt;titles&gt;&lt;title&gt;Raman scattering and photoluminescence from Si nanoparticles in annealed SiOx thin films&lt;/title&gt;&lt;secondary-title&gt;Journal of Applied Physics&lt;/secondary-title&gt;&lt;/titles&gt;&lt;periodical&gt;&lt;full-title&gt;Journal of Applied Physics&lt;/full-title&gt;&lt;/periodical&gt;&lt;pages&gt;4678-4683&lt;/pages&gt;&lt;volume&gt;92&lt;/volume&gt;&lt;number&gt;8&lt;/number&gt;&lt;dates&gt;&lt;year&gt;2002&lt;/year&gt;&lt;/dates&gt;&lt;urls&gt;&lt;related-urls&gt;&lt;url&gt;https://aip.scitation.org/doi/abs/10.1063/1.1504176&lt;/url&gt;&lt;/related-urls&gt;&lt;/urls&gt;&lt;electronic-resource-num&gt;10.1063/1.1504176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45-46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This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>also proved the separation of MoS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and </w:t>
      </w:r>
      <w:r w:rsidR="004244EF" w:rsidRPr="00193004">
        <w:rPr>
          <w:rFonts w:ascii="Times New Roman" w:eastAsia="宋体" w:hAnsi="Times New Roman" w:cs="Times New Roman"/>
          <w:kern w:val="0"/>
          <w:sz w:val="24"/>
          <w:szCs w:val="20"/>
        </w:rPr>
        <w:t>penetrating gaps between them</w:t>
      </w:r>
      <w:r w:rsidR="0095193A" w:rsidRPr="00193004">
        <w:rPr>
          <w:rFonts w:ascii="Times New Roman" w:eastAsia="宋体" w:hAnsi="Times New Roman" w:cs="Times New Roman"/>
          <w:kern w:val="0"/>
          <w:sz w:val="24"/>
          <w:szCs w:val="20"/>
        </w:rPr>
        <w:t>, which was consisten</w:t>
      </w:r>
      <w:r w:rsidR="004F4F7E">
        <w:rPr>
          <w:rFonts w:ascii="Times New Roman" w:eastAsia="宋体" w:hAnsi="Times New Roman" w:cs="Times New Roman"/>
          <w:kern w:val="0"/>
          <w:sz w:val="24"/>
          <w:szCs w:val="20"/>
        </w:rPr>
        <w:t>t with the results in Figure 3.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7F12C4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="007F12C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PS Mo, O, and S spectra of 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45606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FLP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shown in Figure S1, Figure 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4b and c, and Figure S2.</w:t>
      </w:r>
      <w:r w:rsidR="00B273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223D7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S1a shows the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 3d spectra for pristine MoS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which show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three peaks at 227.2, 229.3, and 232.4 eV, respectively assigned to the S 2s orbital of divalent sulfur, 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 Mo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/>
        </w:rPr>
        <w:t>4+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5/2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3/2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orb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itals of tetravalent molybdenum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F79D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However,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 3d spectra for FL</w:t>
      </w:r>
      <w:r w:rsidR="002F342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-MoS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A60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(Figure 4b)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except the three peaks as shown in pristine MoS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there is a new peak at ~235 eV, which is assigned to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3d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3/2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orbital of hexavalent molybdenum.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The</w:t>
      </w:r>
      <w:r w:rsidR="00B02534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 FL</w:t>
      </w:r>
      <w:del w:id="102" w:author="zp" w:date="2018-09-03T16:18:00Z">
        <w:r w:rsidR="00B02534" w:rsidRPr="00193004" w:rsidDel="00924E9E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delText>T</w:delText>
        </w:r>
      </w:del>
      <w:ins w:id="103" w:author="zp" w:date="2018-09-03T16:18:00Z">
        <w:r w:rsidR="00924E9E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t>P</w:t>
        </w:r>
      </w:ins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was attributed to 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Mo-O bonds formed through oxygen bond</w:t>
      </w:r>
      <w:r w:rsidR="00996218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ing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to the unsaturated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 bonds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or 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 of nanoribbons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47" w:tooltip="Wei, 2014 #19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&lt;EndNote&gt;&lt;Cite&gt;&lt;Author&gt;Wei&lt;/Author&gt;&lt;Year&gt;2014&lt;/Year&gt;&lt;RecNum&gt;19&lt;/RecNum&gt;&lt;DisplayText&gt;&lt;style face="superscript"&gt;47-48&lt;/style&gt;&lt;/DisplayText&gt;&lt;record&gt;&lt;rec-number&gt;19&lt;/rec-number&gt;&lt;foreign-keys&gt;&lt;key app="EN" db-id="aex2ffs95xfad5epwfvpt0e9v9r2pa02ve5p"&gt;19&lt;/key&gt;&lt;/foreign-keys&gt;&lt;ref-type name="Journal Article"&gt;17&lt;/ref-type&gt;&lt;contributors&gt;&lt;authors&gt;&lt;author&gt;Wei, Xiaoxu&lt;/author&gt;&lt;author&gt;Yu, Zhihao&lt;/author&gt;&lt;author&gt;Hu, Fengrui&lt;/author&gt;&lt;author&gt;Cheng, Ying&lt;/author&gt;&lt;author&gt;Yu, Linwei&lt;/author&gt;&lt;author&gt;Wang, Xiaoyong&lt;/author&gt;&lt;author&gt;Xiao, Min&lt;/author&gt;&lt;author&gt;Wang, Junzhuan&lt;/author&gt;&lt;author&gt;Wang, Xinran&lt;/author&gt;&lt;author&gt;Shi, Yi&lt;/author&gt;&lt;/authors&gt;&lt;/contributors&gt;&lt;titles&gt;&lt;title&gt;Mo-O bond doping and related-defect assisted enhancement of photoluminescence in monolayer MoS2&lt;/title&gt;&lt;secondary-title&gt;Aip Advances&lt;/secondary-title&gt;&lt;/titles&gt;&lt;periodical&gt;&lt;full-title&gt;Aip Advances&lt;/full-title&gt;&lt;abbr-1&gt;AIP Adv.&lt;/abbr-1&gt;&lt;/periodical&gt;&lt;pages&gt;123004&lt;/pages&gt;&lt;volume&gt;4&lt;/volume&gt;&lt;number&gt;12&lt;/number&gt;&lt;dates&gt;&lt;year&gt;2014&lt;/year&gt;&lt;/dates&gt;&lt;isbn&gt;2158-3226&lt;/isbn&gt;&lt;urls&gt;&lt;/urls&gt;&lt;/record&gt;&lt;/Cite&gt;&lt;Cite&gt;&lt;Author&gt;da Silveira Firmiano&lt;/Author&gt;&lt;Year&gt;2014&lt;/Year&gt;&lt;RecNum&gt;20&lt;/RecNum&gt;&lt;record&gt;&lt;rec-number&gt;20&lt;/rec-number&gt;&lt;foreign-keys&gt;&lt;key app="EN" db-id="aex2ffs95xfad5epwfvpt0e9v9r2pa02ve5p"&gt;20&lt;/key&gt;&lt;/foreign-keys&gt;&lt;ref-type name="Journal Article"&gt;17&lt;/ref-type&gt;&lt;contributors&gt;&lt;authors&gt;&lt;author&gt;da Silveira Firmiano, Edney Geraldo&lt;/author&gt;&lt;author&gt;Rabelo, Adriano C&lt;/author&gt;&lt;author&gt;Dalmaschio, Cleocir J&lt;/author&gt;&lt;author&gt;Pinheiro, Antonio N&lt;/author&gt;&lt;author&gt;Pereira, Ernesto C&lt;/author&gt;&lt;author&gt;Schreiner, Wido H&lt;/author&gt;&lt;author&gt;Leite, Edson Robeto&lt;/author&gt;&lt;/authors&gt;&lt;/contributors&gt;&lt;titles&gt;&lt;title&gt;Supercapacitor electrodes obtained by directly bonding 2D MoS2 on reduced graphene oxide&lt;/title&gt;&lt;secondary-title&gt;Advanced Energy Materials&lt;/secondary-title&gt;&lt;/titles&gt;&lt;periodical&gt;&lt;full-title&gt;Advanced Energy Materials&lt;/full-title&gt;&lt;abbr-1&gt;Adv. Energy Mater.&lt;/abbr-1&gt;&lt;/periodical&gt;&lt;volume&gt;4&lt;/volume&gt;&lt;number&gt;6&lt;/number&gt;&lt;dates&gt;&lt;year&gt;2014&lt;/year&gt;&lt;/dates&gt;&lt;isbn&gt;1614-6840&lt;/isbn&gt;&lt;urls&gt;&lt;/urls&gt;&lt;/record&gt;&lt;/Cite&gt;&lt;/EndNote&gt;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47-48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which generated from the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damage</w:t>
      </w:r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material removing of MoS</w:t>
      </w:r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induced by femtosecond laser pulses. </w:t>
      </w:r>
      <w:r w:rsidR="005E521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Figure S1b 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shows the O 1s spectra for pristine MoS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shows 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two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peak at 532.6 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and </w:t>
      </w:r>
      <w:r w:rsidR="00582D03" w:rsidRP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533.4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eV, </w:t>
      </w:r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attributed to th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 divalent oxygen of Si–O bonds and 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the nonvalent oxygen of oxygen molecules </w:t>
      </w:r>
      <w:bookmarkStart w:id="104" w:name="OLE_LINK118"/>
      <w:bookmarkStart w:id="105" w:name="OLE_LINK119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adsorbed on 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bookmarkEnd w:id="104"/>
      <w:bookmarkEnd w:id="105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(O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)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respectively</w:t>
      </w:r>
      <w:r w:rsidR="00CF30FE" w:rsidRPr="00E90CF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49" w:tooltip="Hollinger, 1981 #23" w:history="1"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EN.CITE.DATA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end"/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separate"/>
        </w:r>
        <w:r w:rsidR="0093017B" w:rsidRPr="00E90CFC">
          <w:rPr>
            <w:rFonts w:ascii="Times New Roman" w:eastAsia="宋体" w:hAnsi="Times New Roman" w:cs="Times New Roman"/>
            <w:noProof/>
            <w:kern w:val="0"/>
            <w:szCs w:val="21"/>
            <w:vertAlign w:val="superscript"/>
            <w:lang w:val="en-GB"/>
          </w:rPr>
          <w:t>49-51</w: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</w:rPr>
          <w:fldChar w:fldCharType="end"/>
        </w:r>
      </w:hyperlink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divalent oxygen of Si–O bonds was derived from the 300</w:t>
      </w:r>
      <w:r w:rsidR="00A0641B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-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nm SiO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/Si substrate, and </w:t>
      </w:r>
      <w:r w:rsidR="00996912" w:rsidRP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</w:t>
      </w:r>
      <w:r w:rsid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on MoS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 </w:t>
      </w:r>
      <w:r w:rsid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should be attributed </w:t>
      </w:r>
      <w:r w:rsidR="006B01F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to the </w:t>
      </w:r>
      <w:r w:rsid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</w:t>
      </w:r>
      <w:r w:rsidR="00362A70" w:rsidRP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ntrinsic defect</w:t>
      </w:r>
      <w:r w:rsidR="008D099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edge of the flake, which 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were active sites with p</w:t>
      </w:r>
      <w:r w:rsidR="00D21A9D" w:rsidRP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hysical adsorption capacity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owever, in O 1s spectra for FL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(Figure 4c), except the </w:t>
      </w:r>
      <w:r w:rsidR="006A78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strong and dominant peak assigned to divalent oxygen of Si–O bonds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shown in pristine MoS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revealed stronger peak of </w:t>
      </w:r>
      <w:r w:rsidR="006F2957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nonvalent oxygen of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D361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indicating more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 physically adsorbed on 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also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revealed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 new peak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at approximately </w:t>
      </w:r>
      <w:r w:rsidR="00536AE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530.5 eV, </w:t>
      </w:r>
      <w:r w:rsidR="00B717B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assigned to the divalent oxygen of Mo–O bonds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52" w:tooltip="Colton, 1978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&lt;EndNote&gt;&lt;Cite&gt;&lt;Author&gt;Colton&lt;/Author&gt;&lt;Year&gt;1978&lt;/Year&gt;&lt;RecNum&gt;25&lt;/RecNum&gt;&lt;DisplayText&gt;&lt;style face="superscript"&gt;52-53&lt;/style&gt;&lt;/DisplayText&gt;&lt;record&gt;&lt;rec-number&gt;25&lt;/rec-number&gt;&lt;foreign-keys&gt;&lt;key app="EN" db-id="aex2ffs95xfad5epwfvpt0e9v9r2pa02ve5p"&gt;25&lt;/key&gt;&lt;/foreign-keys&gt;&lt;ref-type name="Journal Article"&gt;17&lt;/ref-type&gt;&lt;contributors&gt;&lt;authors&gt;&lt;author&gt;Colton, Richard J&lt;/author&gt;&lt;author&gt;Guzman, Alberto M&lt;/author&gt;&lt;author&gt;Rabalais, J Wayne&lt;/author&gt;&lt;/authors&gt;&lt;/contributors&gt;&lt;titles&gt;&lt;title&gt;Electrochromi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sm in some thin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film transition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metal oxides characterized by x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ray electron spectroscopy&lt;/title&gt;&lt;secondary-title&gt;Journal of Applied Physics&lt;/secondary-title&gt;&lt;/titles&gt;&lt;periodical&gt;&lt;full-title&gt;Journal of Applied Physics&lt;/full-title&gt;&lt;abbr-1&gt;J. Appl. Phys.&lt;/a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>bbr-1&gt;&lt;/periodical&gt;&lt;pages&gt;409-416&lt;/pages&gt;&lt;volume&gt;49&lt;/volume&gt;&lt;number&gt;1&lt;/number&gt;&lt;dates&gt;&lt;year&gt;1978&lt;/year&gt;&lt;/dates&gt;&lt;isbn&gt;0021-8979&lt;/isbn&gt;&lt;urls&gt;&lt;/urls&gt;&lt;/record&gt;&lt;/Cite&gt;&lt;Cite&gt;&lt;Author&gt;Chowdari&lt;/Author&gt;&lt;Year&gt;1990&lt;/Year&gt;&lt;RecNum&gt;26&lt;/RecNum&gt;&lt;record&gt;&lt;rec-number&gt;26&lt;/rec-number&gt;&lt;foreign-keys&gt;&lt;key app="EN" db-id="aex2ffs95xfad5epwfvpt0e9v9r2pa02ve5p"&gt;26&lt;/key&gt;&lt;/foreign-keys&gt;&lt;ref-type name="Journal Article"&gt;17&lt;/ref-type&gt;&lt;contributors&gt;&lt;authors&gt;&lt;author&gt;Chowdari, BVR&lt;/author&gt;&lt;author&gt;Tan, KL&lt;/author&gt;&lt;author&gt;Chia, WT&lt;/author&gt;&lt;author&gt;Gopalakrishnan, R&lt;/author&gt;&lt;/authors&gt;&lt;/contributors&gt;&lt;titles&gt;&lt;title&gt;X-ray photoelectron spectroscopic studies of molybdenum phosphate glassy system&lt;/title&gt;&lt;secondary-title&gt;Journal of non-crystalline solids&lt;/secondary-title&gt;&lt;/titles&gt;&lt;periodical&gt;&lt;full-title&gt;Journal of non-crystalline solids&lt;/full-title&gt;&lt;abbr-1&gt;J. Non-cryst. Solids&lt;/abbr-1&gt;&lt;/periodical&gt;&lt;pages&gt;95-102&lt;/pages&gt;&lt;volume&gt;119&lt;/volume&gt;&lt;number&gt;1&lt;/number&gt;&lt;dates&gt;&lt;year&gt;1990&lt;/year&gt;&lt;/dates&gt;&lt;isbn&gt;0022-3093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52-53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which was</w:t>
      </w:r>
      <w:r w:rsidR="000A6EF8" w:rsidRPr="00193004"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consistent with the result of XPS Mo 3d spectra</w:t>
      </w:r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r w:rsidR="002E3D3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F92E9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These results indicated that 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more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oxygen atoms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/molecules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 chemical and physical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bonded to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FL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This can be attributed to the 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roughness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 on MoS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lastRenderedPageBreak/>
        <w:t>nano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ribbon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the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long 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 of the nanoribbons, which </w:t>
      </w:r>
      <w:r w:rsidR="00CD2CE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contained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numerous unsaturated edge sits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</w:t>
      </w:r>
      <w:r w:rsidR="009A53C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were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numerous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highly</w:t>
      </w:r>
      <w:r w:rsidR="00D146C7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active centers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can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and chemically bond with adsorbates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such as O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molecules</w:t>
      </w:r>
      <w:r w:rsidR="0020018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54" w:tooltip="Nan, 2014 #1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EN.CITE.DATA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54-56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he oxygen absorption on MoS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not only led to the change of chemical valence of MoS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but also, according to previous reports, 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can lead p-type doping effect on MoS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acceptor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while MoS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donato</w:t>
      </w:r>
      <w:r w:rsidR="006610A5" w:rsidRPr="0041113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</w:t>
      </w:r>
      <w:r w:rsidR="00616347" w:rsidRPr="0041113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54" w:tooltip="Nan, 2014 #15" w:history="1"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&lt;EndNote&gt;&lt;Cite&gt;&lt;Author&gt;Nan&lt;/Author&gt;&lt;Year&gt;2014&lt;/Year&gt;&lt;RecNum&gt;15&lt;/RecNum&gt;&lt;DisplayText&gt;&lt;style face="superscript"&gt;54&lt;/style&gt;&lt;/DisplayText&gt;&lt;record&gt;&lt;rec-number&gt;15&lt;/rec-number&gt;&lt;foreign-keys&gt;&lt;key app="EN" db-id="aex2ffs95xfad5epwfvpt0e9v9r2pa02ve5p"&gt;15&lt;/key&gt;&lt;/foreign-keys&gt;&lt;ref-type name="Journal Article"&gt;17&lt;/ref-type&gt;&lt;contributors&gt;&lt;authors&gt;&lt;author&gt;Nan, Haiyan&lt;/author&gt;&lt;author&gt;Wang, Zilu&lt;/author&gt;&lt;author&gt;Wang, Wenhui&lt;/author&gt;&lt;author&gt;Liang, Zheng&lt;/author&gt;&lt;author&gt;Lu, Yan&lt;/author&gt;&lt;author&gt;Chen, Qian&lt;/author&gt;&lt;author&gt;He, Daowei&lt;/author&gt;&lt;author&gt;Tan, Pingheng&lt;/author&gt;&lt;author&gt;Miao, Feng&lt;/author&gt;&lt;author&gt;Wang, Xinran&lt;/author&gt;&lt;/authors&gt;&lt;/contributors&gt;&lt;titles&gt;&lt;title&gt;Strong photoluminescence enhancement of MoS2 through defect engineering and oxygen bonding&lt;/title&gt;&lt;secondary-title&gt;ACS nano&lt;/secondary-title&gt;&lt;/titles&gt;&lt;periodical&gt;&lt;full-title&gt;ACS nano&lt;/full-title&gt;&lt;abbr-1&gt;ACS Nano&lt;/abbr-1&gt;&lt;/periodical&gt;&lt;pages&gt;5738-5745&lt;/pages&gt;&lt;volume&gt;8&lt;/volume&gt;&lt;number&gt;6&lt;/number&gt;&lt;dates&gt;&lt;year&gt;2014&lt;/year&gt;&lt;/dates&gt;&lt;isbn&gt;1936-0851&lt;/isbn&gt;&lt;urls&gt;&lt;/urls&gt;&lt;/record&gt;&lt;/Cite&gt;&lt;/EndNote&gt;</w:instrTex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41113D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54</w: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</w:hyperlink>
    </w:p>
    <w:p w14:paraId="5C6B79AF" w14:textId="029B458F" w:rsidR="003620A5" w:rsidRDefault="003620A5" w:rsidP="006528A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A93EF3D" wp14:editId="398F8EEF">
            <wp:extent cx="5292000" cy="153567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4.t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7659" r="2612"/>
                    <a:stretch/>
                  </pic:blipFill>
                  <pic:spPr bwMode="auto">
                    <a:xfrm>
                      <a:off x="0" y="0"/>
                      <a:ext cx="5292000" cy="153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368C" w14:textId="41329357" w:rsidR="006528A6" w:rsidRPr="006F2318" w:rsidRDefault="006528A6" w:rsidP="006528A6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2318">
        <w:rPr>
          <w:rFonts w:ascii="Times New Roman" w:eastAsia="宋体" w:hAnsi="Times New Roman" w:cs="Times New Roman" w:hint="eastAsia"/>
          <w:kern w:val="0"/>
          <w:szCs w:val="21"/>
        </w:rPr>
        <w:t xml:space="preserve">Figure 4. </w:t>
      </w:r>
      <w:r w:rsidRPr="006F2318">
        <w:rPr>
          <w:rFonts w:ascii="Times New Roman" w:eastAsia="宋体" w:hAnsi="Times New Roman" w:cs="Times New Roman"/>
          <w:kern w:val="0"/>
          <w:szCs w:val="21"/>
        </w:rPr>
        <w:t>Raman and XPS spectra of FLP-MoS</w:t>
      </w:r>
      <w:r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2318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>a) Raman spectra of pristine 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(black line) and FLP-MoS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(red line). 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>XPS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peak-split result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of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 xml:space="preserve"> b) Mo 3d and c) O 1s spectra of 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FLP-MoS</w:t>
      </w:r>
      <w:r w:rsidR="006F2318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36269C87" w14:textId="6D51409D" w:rsidR="00ED7FA8" w:rsidRPr="00193004" w:rsidRDefault="00F8654A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evaluate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prepared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fabricated </w:t>
      </w:r>
      <w:r w:rsidR="00D910D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back gate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using MoS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 xml:space="preserve">(NbA)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SiO2/p+ Si substrates </w:t>
      </w:r>
      <w:r w:rsidR="00296A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</w:t>
      </w:r>
      <w:r w:rsidR="00D23E1A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channel</w:t>
      </w:r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5 nm Ti/ 75 nm Au as source and drain </w:t>
      </w:r>
      <w:r w:rsidR="00662BF8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electrodes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ED7FA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F512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through 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technologies of electron beam lithography</w:t>
      </w:r>
      <w:r w:rsidR="00622EA9">
        <w:rPr>
          <w:rFonts w:ascii="Times New Roman" w:eastAsia="宋体" w:hAnsi="Times New Roman" w:cs="Times New Roman"/>
          <w:kern w:val="0"/>
          <w:sz w:val="24"/>
          <w:szCs w:val="20"/>
        </w:rPr>
        <w:t xml:space="preserve"> (EBL)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 metal evaporation deposition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</w:t>
      </w:r>
      <w:r w:rsidR="00542898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lift-off process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electrical measurements </w:t>
      </w:r>
      <w:r w:rsidR="00C67A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C67AF5">
        <w:rPr>
          <w:rFonts w:ascii="Times New Roman" w:eastAsia="宋体" w:hAnsi="Times New Roman" w:cs="Times New Roman"/>
          <w:kern w:val="0"/>
          <w:sz w:val="24"/>
          <w:szCs w:val="20"/>
        </w:rPr>
        <w:t>fabricated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performed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using a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Keithley 4200 semiconductor characterization system in air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room temperature.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schematic diagram of structure and measurement</w:t>
      </w:r>
      <w:r w:rsidR="001958F7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fabricated MoS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106BB" w:rsidRPr="009106BB">
        <w:rPr>
          <w:rFonts w:ascii="Times New Roman" w:eastAsia="宋体" w:hAnsi="Times New Roman" w:cs="Times New Roman"/>
          <w:kern w:val="0"/>
          <w:sz w:val="24"/>
          <w:szCs w:val="20"/>
        </w:rPr>
        <w:t>NbA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was shown in Figure 5a.</w:t>
      </w:r>
      <w:r w:rsidR="00EE1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E1D09" w:rsidRPr="0080410E">
        <w:rPr>
          <w:rFonts w:ascii="Times New Roman" w:eastAsia="宋体" w:hAnsi="Times New Roman" w:cs="Times New Roman"/>
          <w:kern w:val="0"/>
          <w:sz w:val="24"/>
          <w:szCs w:val="20"/>
        </w:rPr>
        <w:t>Figure 5b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ws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SEM image of 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109F6" w:rsidRPr="00F4798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</w:t>
      </w:r>
      <w:r w:rsidR="004E6588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used to fabricate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with channe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l length of L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≈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7.3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μm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5F5D42">
        <w:rPr>
          <w:rFonts w:ascii="Times New Roman" w:eastAsia="宋体" w:hAnsi="Times New Roman" w:cs="Times New Roman"/>
          <w:kern w:val="0"/>
          <w:sz w:val="24"/>
          <w:szCs w:val="20"/>
        </w:rPr>
        <w:t>integral</w:t>
      </w:r>
      <w:r w:rsidR="005F5D42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channel width of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W ≈ 3.6 μm</w:t>
      </w:r>
      <w:r w:rsidR="005F5D42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9A405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ribbon number of </w:t>
      </w:r>
      <w:r w:rsidR="00CE025A">
        <w:rPr>
          <w:rFonts w:ascii="Times New Roman" w:eastAsia="宋体" w:hAnsi="Times New Roman" w:cs="Times New Roman"/>
          <w:kern w:val="0"/>
          <w:sz w:val="24"/>
          <w:szCs w:val="20"/>
        </w:rPr>
        <w:t>about 38</w:t>
      </w:r>
      <w:r w:rsidR="000429BE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gate dielectric thickness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of d = 3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>00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nm.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As comparison,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3C090E" w:rsidRPr="00C4583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was also be fabricated to be 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>a back-gated FET.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</w:t>
      </w:r>
      <w:r w:rsidR="00A30D89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5c shows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drain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drain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characteristics of this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NbA-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under different gate voltages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) ranging from -1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5 to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15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502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 this output characteristic curve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drain-source current 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changed linearly with the drain-source voltage</w:t>
      </w:r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>, indicating nearly ohmic contact for this FET device</w:t>
      </w:r>
      <w:r w:rsidR="00D24D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In addition, the output curve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did not go through zero and exhibited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 strong rectification of the</w:t>
      </w:r>
      <w:r w:rsidR="001F38C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-source current,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characteristic curve 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the FET fabricated by using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pristine/undamaged MoS</w:t>
      </w:r>
      <w:r w:rsidR="00656F78" w:rsidRPr="00845477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as shown in Figure S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3a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This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may be attributed the 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p-type chemical doping of 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>oxygen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molecules on MoS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arrays,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might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cause transition of n-type channel to p-type channel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or </w:t>
      </w:r>
      <w:r w:rsidR="00906272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properties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</w:t>
      </w:r>
      <w:r w:rsidR="0093017B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hyperlink w:anchor="_ENREF_3" w:tooltip="Nam, 2013 #2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93017B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</w:p>
    <w:p w14:paraId="34DA2FD7" w14:textId="0E4D84B3" w:rsidR="0023562B" w:rsidRPr="00193004" w:rsidRDefault="00B90C55" w:rsidP="0023562B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F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igure</w:t>
      </w: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5d shows the 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drain-source current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gate voltages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characteristics of this NbA-FET under different drain-source voltage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ranging from 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6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1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0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trend of this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transfer curve was non-monotone variation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exhibited a strong rectification of the drain-source current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transfer characteristic curve of the FET fabricated by using pristine/undamaged MoS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>s shown in Figure S3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transfer characteristic curve of pristine/undamaged MoS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n-type conduction. 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>However, the transfer characteristic curve of MoS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NbA-FET exhibits </w:t>
      </w:r>
      <w:r w:rsidR="00854E5E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</w:t>
      </w:r>
      <w:r w:rsidR="009C78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conduction, similar to p-n type transfer conduction</w:t>
      </w:r>
      <w:r w:rsidR="00C242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5d)</w:t>
      </w:r>
      <w:r w:rsidR="00186C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current chopping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by a small voltage range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future evaluate the electronic properties of this device,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>on/off ratio, carrier mobility (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μ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), and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subthreshold swing (SS) were calculated.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on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off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ratio of the device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calculated to be 1.2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2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segment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and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1.7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3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(n-type segment)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at the drain-source voltage (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) of 10V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.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carrier mobility (μ) was calculated according to the equation from previous reports,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74D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as shown in Equation 1,</w:t>
      </w:r>
    </w:p>
    <w:p w14:paraId="65C6E6F7" w14:textId="4C2CF03A" w:rsidR="00557B59" w:rsidRPr="00193004" w:rsidRDefault="007353AE" w:rsidP="0023562B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2060" w:dyaOrig="680" w14:anchorId="6D1A69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6pt;height:36pt" o:ole="">
            <v:imagedata r:id="rId10" o:title=""/>
          </v:shape>
          <o:OLEObject Type="Embed" ProgID="Equation.DSMT4" ShapeID="_x0000_i1025" DrawAspect="Content" ObjectID="_1597583597" r:id="rId11"/>
        </w:objec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(1)</w:t>
      </w:r>
    </w:p>
    <w:p w14:paraId="5C151D6E" w14:textId="3AD8923A" w:rsidR="00CA3463" w:rsidRPr="00193004" w:rsidRDefault="00557B59" w:rsidP="00CA3463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where </w:t>
      </w:r>
      <w:r w:rsidR="00DF1DEC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DF1DEC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</w:t>
      </w:r>
      <w:r w:rsidR="000D7C88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are the length and width</w:t>
      </w:r>
      <w:r w:rsidR="00101AD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FET channel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>, respectively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and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are 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thickness, </w:t>
      </w:r>
      <w:r w:rsidR="006E470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vacuum permittivity, and relative permittivity of </w:t>
      </w:r>
      <w:r w:rsidR="00C47BAC" w:rsidRPr="00193004">
        <w:rPr>
          <w:rFonts w:ascii="Times New Roman" w:eastAsia="宋体" w:hAnsi="Times New Roman" w:cs="Times New Roman"/>
          <w:kern w:val="0"/>
          <w:sz w:val="24"/>
          <w:szCs w:val="24"/>
        </w:rPr>
        <w:t>grid dielectric layer</w:t>
      </w:r>
      <w:r w:rsidR="00E2227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respectively; </w:t>
      </w:r>
      <w:r w:rsidR="00E2227C"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520" w:dyaOrig="680" w14:anchorId="544B189A">
          <v:shape id="_x0000_i1026" type="#_x0000_t75" style="width:24pt;height:36pt" o:ole="">
            <v:imagedata r:id="rId12" o:title=""/>
          </v:shape>
          <o:OLEObject Type="Embed" ProgID="Equation.DSMT4" ShapeID="_x0000_i1026" DrawAspect="Content" ObjectID="_1597583598" r:id="rId13"/>
        </w:objec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can be calculated from the 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I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DS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>−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V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G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 curve. For this FET device, </w:t>
      </w:r>
      <w:r w:rsidR="00DC49C3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the length and width of channel were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L ≈ </w:t>
      </w:r>
      <w:del w:id="106" w:author="zp" w:date="2018-09-03T20:44:00Z">
        <w:r w:rsidR="0013219A" w:rsidDel="00790B2A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delText>7.</w:delText>
        </w:r>
      </w:del>
      <w:r w:rsidR="0013219A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3</w:t>
      </w:r>
      <w:ins w:id="107" w:author="zp" w:date="2018-09-03T20:44:00Z">
        <w:r w:rsidR="00790B2A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t>.6</w:t>
        </w:r>
      </w:ins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m and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 ≈ </w:t>
      </w:r>
      <w:del w:id="108" w:author="zp" w:date="2018-09-03T20:44:00Z">
        <w:r w:rsidR="0013219A" w:rsidDel="00790B2A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delText>3.6</w:delText>
        </w:r>
      </w:del>
      <w:ins w:id="109" w:author="zp" w:date="2018-09-03T20:44:00Z">
        <w:r w:rsidR="00790B2A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t>7.3</w:t>
        </w:r>
      </w:ins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>; the grid dielectric layer was SiO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its thickness 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was </w:t>
      </w:r>
      <w:r w:rsidR="00DC49C3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300 nm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>, and its vacuum permittivity and relative permittivity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8. 85 × 10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12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and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3.9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respectively. </w:t>
      </w:r>
      <w:r w:rsidR="00D452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Hence, the carrier mobility of this device was calculated to be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app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roximate </w:t>
      </w:r>
      <w:del w:id="110" w:author="zp" w:date="2018-09-03T21:40:00Z">
        <w:r w:rsidR="003B2D5C" w:rsidRPr="00317327" w:rsidDel="00317327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delText>1.09</w:delText>
        </w:r>
      </w:del>
      <w:ins w:id="111" w:author="zp" w:date="2018-09-03T21:40:00Z">
        <w:r w:rsidR="00317327">
          <w:rPr>
            <w:rFonts w:ascii="Times New Roman" w:eastAsia="宋体" w:hAnsi="Times New Roman" w:cs="Times New Roman" w:hint="eastAsia"/>
            <w:kern w:val="0"/>
            <w:sz w:val="24"/>
            <w:szCs w:val="24"/>
          </w:rPr>
          <w:t>2.5</w:t>
        </w:r>
      </w:ins>
      <w:r w:rsidR="00D45240" w:rsidRPr="00317327">
        <w:rPr>
          <w:rFonts w:ascii="宋体" w:eastAsia="宋体" w:hAnsi="宋体" w:cs="Times New Roman" w:hint="eastAsia"/>
          <w:kern w:val="0"/>
          <w:sz w:val="24"/>
          <w:szCs w:val="24"/>
        </w:rPr>
        <w:t>×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10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-</w:t>
      </w:r>
      <w:del w:id="112" w:author="zp" w:date="2018-09-03T21:40:00Z">
        <w:r w:rsidR="003B2D5C" w:rsidRPr="00317327" w:rsidDel="00317327">
          <w:rPr>
            <w:rFonts w:ascii="Times New Roman" w:eastAsia="宋体" w:hAnsi="Times New Roman" w:cs="Times New Roman" w:hint="eastAsia"/>
            <w:kern w:val="0"/>
            <w:sz w:val="24"/>
            <w:szCs w:val="24"/>
            <w:vertAlign w:val="superscript"/>
          </w:rPr>
          <w:delText>2</w:delText>
        </w:r>
      </w:del>
      <w:ins w:id="113" w:author="zp" w:date="2018-09-03T21:40:00Z">
        <w:r w:rsidR="00317327">
          <w:rPr>
            <w:rFonts w:ascii="Times New Roman" w:eastAsia="宋体" w:hAnsi="Times New Roman" w:cs="Times New Roman" w:hint="eastAsia"/>
            <w:kern w:val="0"/>
            <w:sz w:val="24"/>
            <w:szCs w:val="24"/>
            <w:vertAlign w:val="superscript"/>
          </w:rPr>
          <w:t>3</w:t>
        </w:r>
      </w:ins>
      <w:r w:rsidR="00D45240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subthreshold swing (SS) was calculated according to the equation from previous reports,</w:t>
      </w:r>
      <w:hyperlink w:anchor="_ENREF_57" w:tooltip="Wang, 2017 #41" w:history="1"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&lt;EndNote&gt;&lt;Cite&gt;&lt;Author&gt;Wang&lt;/Author&gt;&lt;Year&gt;2017&lt;/Year&gt;&lt;RecNum&gt;41&lt;/RecNum&gt;&lt;DisplayText&gt;&lt;style face="superscript"&gt;57&lt;/style&gt;&lt;/DisplayText&gt;&lt;record&gt;&lt;rec-number&gt;41&lt;/rec-number&gt;&lt;foreign-keys&gt;&lt;key app="EN" db-id="d5wrwa9efewz2pe5eexxpvsowap5sz2trede"&gt;41&lt;/key&gt;&lt;/foreign-keys&gt;&lt;ref-type name="Journal Article"&gt;17&lt;/ref-type&gt;&lt;contributors&gt;&lt;authors&gt;&lt;author&gt;Wang, Xiao&lt;/author&gt;&lt;author&gt;Zhang, Tian-Bao&lt;/author&gt;&lt;author&gt;Yang, Wen&lt;/author&gt;&lt;author&gt;Zhu, Hao&lt;/author&gt;&lt;author&gt;Chen, Lin&lt;/author&gt;&lt;author&gt;Sun, Qing-Qing&lt;/author&gt;&lt;author&gt; Zhang, David Wei&lt;/author&gt;&lt;/authors&gt;&lt;/contributors&gt;&lt;titles&gt;&lt;title&gt;Improved integration of ultra-thin high-k dielectrics in few-layer MoS2 FET by remote forming gas plasma pretreatment&lt;/title&gt;&lt;secondary-title&gt;Applied Physics Letters&lt;/secondary-title&gt;&lt;/titles&gt;&lt;periodical&gt;&lt;full-title&gt;Applied Physics Letters&lt;/full-title&gt;&lt;/periodical&gt;&lt;pages&gt;053110&lt;/pages&gt;&lt;volume&gt;110&lt;/volume&gt;&lt;number&gt;5&lt;/number&gt;&lt;keywords&gt;&lt;keyword&gt;aluminium compounds,atomic layer deposition,high-k dielectric thin films,molybdenum compounds,MOSFET&lt;/keyword&gt;&lt;/keywords&gt;&lt;dates&gt;&lt;year&gt;2017&lt;/year&gt;&lt;/dates&gt;&lt;urls&gt;&lt;related-urls&gt;&lt;url&gt;https://aip.scitation.org/doi/abs/10.1063/1.4975627&lt;/url&gt;&lt;/related-urls&gt;&lt;/urls&gt;&lt;electronic-resource-num&gt;10.1063/1.4975627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B073A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57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73A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as shown in Equation 2,</w:t>
      </w:r>
    </w:p>
    <w:p w14:paraId="710C26CC" w14:textId="04846228" w:rsidR="00A839C7" w:rsidRPr="00193004" w:rsidRDefault="00BD0A10" w:rsidP="00A839C7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1460" w:dyaOrig="680" w14:anchorId="1A6D6018">
          <v:shape id="_x0000_i1027" type="#_x0000_t75" style="width:1in;height:36pt" o:ole="">
            <v:imagedata r:id="rId14" o:title=""/>
          </v:shape>
          <o:OLEObject Type="Embed" ProgID="Equation.DSMT4" ShapeID="_x0000_i1027" DrawAspect="Content" ObjectID="_1597583599" r:id="rId15"/>
        </w:object>
      </w:r>
      <w:r w:rsidR="00A839C7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               (2)</w:t>
      </w:r>
    </w:p>
    <w:p w14:paraId="49344970" w14:textId="2250544A" w:rsidR="00ED7FA8" w:rsidRPr="00193004" w:rsidRDefault="00AC4DF1" w:rsidP="000B682C">
      <w:pPr>
        <w:spacing w:line="48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the SS of this device was calculated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 xml:space="preserve">to be </w:t>
      </w:r>
      <w:r w:rsidR="00B073A9" w:rsidRPr="001E6FEE">
        <w:rPr>
          <w:rFonts w:ascii="Times New Roman" w:hAnsi="Times New Roman" w:cs="Times New Roman"/>
          <w:kern w:val="0"/>
          <w:sz w:val="24"/>
          <w:szCs w:val="24"/>
        </w:rPr>
        <w:t>~</w:t>
      </w:r>
      <w:r w:rsidR="0095082E">
        <w:rPr>
          <w:rFonts w:ascii="Times New Roman" w:hAnsi="Times New Roman" w:cs="Times New Roman"/>
          <w:kern w:val="0"/>
          <w:sz w:val="24"/>
          <w:szCs w:val="24"/>
        </w:rPr>
        <w:t>21 V/dec</w:t>
      </w:r>
      <w:r w:rsidR="00730BB5" w:rsidRPr="001E6FE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>acco</w:t>
      </w:r>
      <w:r w:rsidRPr="00193004">
        <w:rPr>
          <w:rFonts w:ascii="Times New Roman" w:hAnsi="Times New Roman" w:cs="Times New Roman"/>
          <w:kern w:val="0"/>
          <w:sz w:val="24"/>
          <w:szCs w:val="24"/>
        </w:rPr>
        <w:t>rding Equation 2.</w:t>
      </w:r>
      <w:r w:rsidR="00495116" w:rsidRPr="00193004">
        <w:rPr>
          <w:rFonts w:ascii="Times New Roman" w:hAnsi="Times New Roman" w:cs="Times New Roman"/>
          <w:kern w:val="0"/>
          <w:sz w:val="24"/>
          <w:szCs w:val="24"/>
        </w:rPr>
        <w:t xml:space="preserve"> The obvious 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strong rectification behavior of 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066D8D">
        <w:rPr>
          <w:rFonts w:ascii="Times New Roman" w:hAnsi="Times New Roman" w:cs="Times New Roman"/>
          <w:kern w:val="0"/>
          <w:sz w:val="24"/>
          <w:szCs w:val="24"/>
        </w:rPr>
        <w:t>-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 and 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BD5D1B" w:rsidRPr="00066D8D">
        <w:rPr>
          <w:rFonts w:ascii="Times New Roman" w:hAnsi="Times New Roman" w:cs="Times New Roman"/>
          <w:kern w:val="0"/>
          <w:sz w:val="24"/>
          <w:szCs w:val="24"/>
        </w:rPr>
        <w:t>-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G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of the MoS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NbA-FET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indicted property change of material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new device properties, which may </w:t>
      </w:r>
      <w:r w:rsidR="00495116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</w:t>
      </w:r>
      <w:r w:rsidR="00AD414D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62FB7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In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addition,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moderate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modification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066D8D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by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pulses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would also tuning the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n-type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</w:t>
      </w:r>
      <w:r w:rsidR="00246D8C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shown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3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 on</w:t>
      </w:r>
      <w:r w:rsidR="00EC096B" w:rsidRPr="0085162C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off ratio 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was increased by two magnitude</w:t>
      </w:r>
      <w:r w:rsidR="00246D8C" w:rsidRPr="0085162C">
        <w:rPr>
          <w:rFonts w:ascii="Times New Roman" w:eastAsia="宋体" w:hAnsi="Times New Roman" w:cs="Times New Roman"/>
          <w:kern w:val="0"/>
          <w:sz w:val="24"/>
          <w:szCs w:val="20"/>
        </w:rPr>
        <w:t>, and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as shown 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4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drain-source current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increased quicker and reached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saturation faster 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with the increase of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gate voltages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8C5AEEA" w14:textId="1617FABA" w:rsidR="003620A5" w:rsidRDefault="004A3339" w:rsidP="004A333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30FA7D79" wp14:editId="52369DEC">
            <wp:extent cx="3662233" cy="27238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5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33" cy="27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A09" w14:textId="312E6B80" w:rsidR="00AA0A43" w:rsidRPr="006F3D2D" w:rsidRDefault="00AA0A43" w:rsidP="009C5766">
      <w:pPr>
        <w:spacing w:after="240"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3D2D">
        <w:rPr>
          <w:rFonts w:ascii="Times New Roman" w:eastAsia="宋体" w:hAnsi="Times New Roman" w:cs="Times New Roman" w:hint="eastAsia"/>
          <w:kern w:val="0"/>
          <w:szCs w:val="21"/>
        </w:rPr>
        <w:t>Figure 5</w:t>
      </w:r>
      <w:r w:rsidRPr="006F3D2D">
        <w:rPr>
          <w:rFonts w:ascii="Times New Roman" w:eastAsia="宋体" w:hAnsi="Times New Roman" w:cs="Times New Roman"/>
          <w:kern w:val="0"/>
          <w:szCs w:val="21"/>
        </w:rPr>
        <w:t>. Electrical test of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a) Schematic diagram of structure and measurement of fabricated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b) 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11264E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nanoribbon arrays used to fabricate FET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 xml:space="preserve">. c) Output and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d) transfer 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>characteristic curve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of fabricated MoS</w:t>
      </w:r>
      <w:r w:rsidR="006F3D2D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NbA-FET.</w:t>
      </w:r>
    </w:p>
    <w:p w14:paraId="06461E38" w14:textId="77777777" w:rsidR="0078024A" w:rsidRPr="00193004" w:rsidRDefault="0078024A" w:rsidP="0078024A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CONCLUSIONS</w:t>
      </w:r>
    </w:p>
    <w:p w14:paraId="4D53DAC4" w14:textId="673E593D" w:rsidR="00203D2B" w:rsidRPr="00193004" w:rsidRDefault="00BE76C9" w:rsidP="009C5766">
      <w:pPr>
        <w:spacing w:after="240"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pulse direct writing processing was used to nonthermally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modify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multilayer MoS</w:t>
      </w:r>
      <w:r w:rsidR="008C5178" w:rsidRPr="00257C2A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</w:t>
      </w:r>
      <w:r w:rsidR="00C0398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induce </w:t>
      </w:r>
      <w:r w:rsidR="00257C2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separated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ins w:id="114" w:author="zp" w:date="2018-09-03T16:02:00Z">
        <w:r w:rsidR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MoS</w:t>
        </w:r>
        <w:r w:rsidR="000F332E" w:rsidRPr="000F332E">
          <w:rPr>
            <w:rFonts w:ascii="Times New Roman" w:eastAsia="宋体" w:hAnsi="Times New Roman" w:cs="Times New Roman"/>
            <w:kern w:val="0"/>
            <w:sz w:val="24"/>
            <w:szCs w:val="20"/>
            <w:vertAlign w:val="subscript"/>
            <w:lang w:eastAsia="en-US"/>
            <w:rPrChange w:id="115" w:author="zp" w:date="2018-09-03T16:02:00Z">
              <w:rPr>
                <w:rFonts w:ascii="Times New Roman" w:eastAsia="宋体" w:hAnsi="Times New Roman" w:cs="Times New Roman"/>
                <w:kern w:val="0"/>
                <w:sz w:val="24"/>
                <w:szCs w:val="20"/>
                <w:lang w:eastAsia="en-US"/>
              </w:rPr>
            </w:rPrChange>
          </w:rPr>
          <w:t>2</w:t>
        </w:r>
        <w:r w:rsidR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</w:t>
        </w:r>
      </w:ins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del w:id="116" w:author="zp" w:date="2018-09-03T16:02:00Z">
        <w:r w:rsidR="008C5178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 </w:delText>
        </w:r>
        <w:r w:rsidR="000B1ABA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through </w:delText>
        </w:r>
        <w:r w:rsidR="0040514B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the interference of SPs with incident laser field and the </w:delText>
        </w:r>
        <w:r w:rsidR="000B1ABA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initial grating</w:delText>
        </w:r>
        <w:r w:rsidR="00ED342F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-</w:delText>
        </w:r>
        <w:r w:rsidR="000B1ABA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assisted</w:delText>
        </w:r>
        <w:r w:rsidR="00ED342F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 </w:delText>
        </w:r>
        <w:r w:rsidR="000B1ABA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>coupling of SPs and incident laser field</w:delText>
        </w:r>
      </w:del>
      <w:r w:rsidR="00ED34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and </w:t>
      </w:r>
      <w:ins w:id="117" w:author="zp" w:date="2018-09-03T16:03:00Z">
        <w:r w:rsidR="000F332E" w:rsidRPr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arbitrarily</w:t>
        </w:r>
        <w:r w:rsidR="000F332E" w:rsidRPr="000F332E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 xml:space="preserve"> </w:t>
        </w:r>
      </w:ins>
      <w:del w:id="118" w:author="zp" w:date="2018-09-03T16:03:00Z">
        <w:r w:rsidR="00B00F90" w:rsidRPr="00193004" w:rsidDel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delText xml:space="preserve">directly </w:delText>
        </w:r>
      </w:del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pattern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="00B00F90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forming different MoS</w:t>
      </w:r>
      <w:r w:rsidR="0083624E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ins w:id="119" w:author="zp" w:date="2018-09-03T16:02:00Z">
        <w:r w:rsidR="000F332E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t>micro-nano</w:t>
        </w:r>
      </w:ins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Optical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microscope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AFM,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SEM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to characterize the 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physical micromorphology of </w:t>
      </w:r>
      <w:r w:rsidR="009D1F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laser processed-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F2728A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flakes.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EDX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mapping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separation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nanoribbons, proving the formation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rather than surface structures on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Raman spectra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 the non-thermal effect of femtosecond laser processing, also proved the separation of MoS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and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penetrating gaps between them.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XPS spectra indicated that 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more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molecules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were chemical and physical bonded to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FL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E7562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attributed to the roughness defect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sites on 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nanoribbons and the long edge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of the nanoribbons that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contained numerous unsaturated edge sit</w:t>
      </w:r>
      <w:r w:rsidR="00315D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were numerous highly</w:t>
      </w:r>
      <w:r w:rsidR="00107B77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To evaluate the electronic properties of prepared MoS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 MoS</w:t>
      </w:r>
      <w:r w:rsidR="001965F3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NbA</w:t>
      </w:r>
      <w:r w:rsidR="009A6A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FET was fabricated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electrical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 was conducted.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Results indicated that the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transfer characteristic curves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strong rectification 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not went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 bipolar conduction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F061C6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-source current, which were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different from </w:t>
      </w:r>
      <w:r w:rsidR="009F6DA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that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FET fabricated by using pristine/undamaged MoS</w:t>
      </w:r>
      <w:r w:rsidR="00A36B76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This may be attributed the</w:t>
      </w:r>
      <w:r w:rsidR="00EF5CCA" w:rsidRPr="00193004">
        <w:t xml:space="preserve"> </w:t>
      </w:r>
      <w:r w:rsidR="00EF5CC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might cause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channel to p-ty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pe channel or properties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pn </w:t>
      </w:r>
      <w:bookmarkStart w:id="120" w:name="_GoBack"/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jun</w:t>
      </w:r>
      <w:bookmarkEnd w:id="120"/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ction.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last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/off ratio, carrier mobility, and subthreshold swing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also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calculated.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proposed method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indicated the ability of femtosecond laser pulses to directly induce </w:t>
      </w:r>
      <w:r w:rsidR="005C79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two-dimension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nanostructures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>property change of material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693349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future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4EC20E26" w14:textId="77777777" w:rsidR="00D276C0" w:rsidRPr="00193004" w:rsidRDefault="00D276C0" w:rsidP="00D276C0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METHODS</w:t>
      </w:r>
    </w:p>
    <w:p w14:paraId="13433679" w14:textId="7754B3D5" w:rsidR="00230F2B" w:rsidRPr="00193004" w:rsidRDefault="0031179F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emtosecond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laser 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pulse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processing</w:t>
      </w:r>
      <w:r w:rsidR="00D276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light path setup of our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femtosecond laser pulse processing system was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reported in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our previous stud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y.</w:t>
      </w:r>
      <w:hyperlink w:anchor="_ENREF_8" w:tooltip="Zuo, 2018 #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&lt;EndNote&gt;&lt;Cite&gt;&lt;Author&gt;Zuo&lt;/Author&gt;&lt;Year&gt;2018&lt;/Year&gt;&lt;RecNum&gt;5&lt;/RecNum&gt;&lt;DisplayText&gt;&lt;style face="superscript"&gt;8&lt;/style&gt;&lt;/DisplayText&gt;&lt;record&gt;&lt;rec-number&gt;5&lt;/rec-number&gt;&lt;foreign-keys&gt;&lt;key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69334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8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</w:p>
    <w:p w14:paraId="163F3F91" w14:textId="35F96F88" w:rsidR="00991EF8" w:rsidRPr="00193004" w:rsidRDefault="00862A65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Characterization of MoS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 </w:t>
      </w:r>
      <w:r w:rsidR="005B2A67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nano</w:t>
      </w:r>
      <w:r w:rsidR="00314635"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structures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="00552C1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optical images were obtained </w:t>
      </w:r>
      <w:r w:rsidR="004E7DA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using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 Olympus microscope. </w:t>
      </w:r>
      <w:r w:rsidR="003C365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The AFM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characterization was performed using a SPM-960 AFM.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91EF8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SEM image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EDX 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maping spectra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obtained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</w:t>
      </w:r>
      <w:r w:rsidR="00E8209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Hitachi scanning electron microscope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Raman spectra were obtained using a Renishaw InVia Reflex spectrometer with a 532 nm light source. 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X-ray photoelectron spectroscopy (XPS) was carried out using a PHI Quantera X-ray photoelectron spectrometer. </w:t>
      </w:r>
    </w:p>
    <w:p w14:paraId="640C9FA9" w14:textId="301979AA" w:rsidR="00E55EF8" w:rsidRDefault="00314635" w:rsidP="00557B8C">
      <w:pPr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lastRenderedPageBreak/>
        <w:t>Device fabrication and electrical characterization</w:t>
      </w:r>
      <w:r w:rsidR="00D558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: 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>ultilayer MoS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on p+Si/SiO</w:t>
      </w:r>
      <w:r w:rsidR="00C825D3" w:rsidRPr="00FB248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(300 nm) substrates </w:t>
      </w:r>
      <w:r w:rsidR="009C24D6" w:rsidRPr="00193004">
        <w:rPr>
          <w:rFonts w:ascii="Times New Roman" w:eastAsia="宋体" w:hAnsi="Times New Roman" w:cs="Times New Roman"/>
          <w:kern w:val="0"/>
          <w:sz w:val="24"/>
          <w:szCs w:val="20"/>
        </w:rPr>
        <w:t>and were processed by femtosecond laser pulse. Then the substrates were spin-coated with poly methyl methacrylate (PMMA)</w:t>
      </w:r>
      <w:r w:rsidR="007229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solution.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source and drai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</w:rPr>
        <w:t>n electrodes w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ere fabricated through three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main 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steps: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standard electron-beam lithography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(EBL)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by </w:t>
      </w:r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Zeiss Supra55 SEM and Raith pattern generator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to pattern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PMMA masks</w:t>
      </w:r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5 nm Ti/75 nm Au were 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by </w:t>
      </w:r>
      <w:r w:rsidR="008E6F0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electronic beam evaporation</w:t>
      </w:r>
      <w:r w:rsidR="001702C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technique</w:t>
      </w:r>
      <w:r w:rsidR="00760D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 lift-off process was performed in acetone. The electrical measurements of the fabricated MoS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FET were performed by using a Keithley 4200 semiconductor characterization system in air and at room temperature.</w:t>
      </w:r>
    </w:p>
    <w:p w14:paraId="1E00F488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ASSOCIATED CONTENT</w:t>
      </w:r>
    </w:p>
    <w:p w14:paraId="25B1B9B5" w14:textId="77777777" w:rsidR="00804698" w:rsidRPr="00804698" w:rsidRDefault="00804698" w:rsidP="00804698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804698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Supporting Information.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The Supporting Information is available free of charge on the</w:t>
      </w:r>
      <w:r w:rsidRPr="0080469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ACS Publications website.</w:t>
      </w:r>
    </w:p>
    <w:p w14:paraId="2E2E265A" w14:textId="60ADAF42" w:rsidR="00804698" w:rsidRPr="00804698" w:rsidRDefault="002414D4" w:rsidP="00804698">
      <w:pPr>
        <w:spacing w:after="240"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upplementary XPS </w:t>
      </w:r>
      <w:r w:rsidR="00F9780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Mo, O, and S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pristine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XPS S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>FLP-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del w:id="121" w:author="zp" w:date="2018-09-03T16:19:00Z">
        <w:r w:rsidR="00F9780C" w:rsidDel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delText xml:space="preserve">. </w:delText>
        </w:r>
      </w:del>
      <w:ins w:id="122" w:author="zp" w:date="2018-09-03T16:19:00Z">
        <w:r w:rsidR="00223929">
          <w:rPr>
            <w:rFonts w:ascii="Times New Roman" w:eastAsia="宋体" w:hAnsi="Times New Roman" w:cs="Times New Roman"/>
            <w:color w:val="000000"/>
            <w:sz w:val="24"/>
            <w:szCs w:val="24"/>
          </w:rPr>
          <w:t>, and</w:t>
        </w:r>
        <w:r w:rsidR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t xml:space="preserve"> </w:t>
        </w:r>
      </w:ins>
      <w:del w:id="123" w:author="zp" w:date="2018-09-03T16:19:00Z">
        <w:r w:rsidR="00F9780C" w:rsidRPr="00F9780C" w:rsidDel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delText>Supplementary</w:delText>
        </w:r>
        <w:r w:rsidR="00F9780C" w:rsidDel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delText xml:space="preserve"> </w:delText>
        </w:r>
      </w:del>
      <w:ins w:id="124" w:author="zp" w:date="2018-09-03T16:19:00Z">
        <w:r w:rsidR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t>s</w:t>
        </w:r>
        <w:r w:rsidR="00924E9E" w:rsidRPr="00F9780C">
          <w:rPr>
            <w:rFonts w:ascii="Times New Roman" w:eastAsia="宋体" w:hAnsi="Times New Roman" w:cs="Times New Roman"/>
            <w:color w:val="000000"/>
            <w:sz w:val="24"/>
            <w:szCs w:val="24"/>
          </w:rPr>
          <w:t>upplementary</w:t>
        </w:r>
        <w:r w:rsidR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t xml:space="preserve"> </w:t>
        </w:r>
      </w:ins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electrical test results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del w:id="125" w:author="zp" w:date="2018-09-03T16:19:00Z">
        <w:r w:rsidR="003672E5" w:rsidDel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delText xml:space="preserve">FLT </w:delText>
        </w:r>
      </w:del>
      <w:ins w:id="126" w:author="zp" w:date="2018-09-03T16:19:00Z">
        <w:r w:rsidR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t xml:space="preserve">FETs </w:t>
        </w:r>
      </w:ins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with </w:t>
      </w:r>
      <w:del w:id="127" w:author="zp" w:date="2018-09-03T16:19:00Z">
        <w:r w:rsidR="003672E5" w:rsidRPr="003672E5" w:rsidDel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delText xml:space="preserve">Moderate </w:delText>
        </w:r>
      </w:del>
      <w:ins w:id="128" w:author="zp" w:date="2018-09-03T16:19:00Z">
        <w:r w:rsidR="00924E9E">
          <w:rPr>
            <w:rFonts w:ascii="Times New Roman" w:eastAsia="宋体" w:hAnsi="Times New Roman" w:cs="Times New Roman"/>
            <w:color w:val="000000"/>
            <w:sz w:val="24"/>
            <w:szCs w:val="24"/>
          </w:rPr>
          <w:t>m</w:t>
        </w:r>
        <w:r w:rsidR="00924E9E" w:rsidRPr="003672E5">
          <w:rPr>
            <w:rFonts w:ascii="Times New Roman" w:eastAsia="宋体" w:hAnsi="Times New Roman" w:cs="Times New Roman"/>
            <w:color w:val="000000"/>
            <w:sz w:val="24"/>
            <w:szCs w:val="24"/>
          </w:rPr>
          <w:t xml:space="preserve">oderate </w:t>
        </w:r>
      </w:ins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>surface modification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by femtosecond laser pulses </w:t>
      </w:r>
      <w:r w:rsidR="00804698"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(PDF).</w:t>
      </w:r>
    </w:p>
    <w:p w14:paraId="3B821D1E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AUTHOR INFORMATION</w:t>
      </w:r>
    </w:p>
    <w:p w14:paraId="09A3DA40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Corresponding Author</w:t>
      </w:r>
    </w:p>
    <w:p w14:paraId="6DF86E4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 xml:space="preserve">*E-mail (Lan Jiang): </w:t>
      </w:r>
      <w:hyperlink r:id="rId17" w:history="1">
        <w:r w:rsidRPr="00804698">
          <w:rPr>
            <w:rFonts w:ascii="Times New Roman" w:eastAsia="MS Mincho" w:hAnsi="Times New Roman" w:cs="Times New Roman"/>
            <w:color w:val="0563C1"/>
            <w:kern w:val="0"/>
            <w:sz w:val="24"/>
            <w:szCs w:val="24"/>
            <w:u w:val="single"/>
            <w:lang w:eastAsia="ja-JP"/>
          </w:rPr>
          <w:t>jianglan</w:t>
        </w:r>
        <w:r w:rsidRPr="00804698">
          <w:rPr>
            <w:rFonts w:ascii="Times New Roman" w:eastAsia="宋体" w:hAnsi="Times New Roman" w:cs="Times New Roman"/>
            <w:color w:val="0563C1"/>
            <w:kern w:val="0"/>
            <w:sz w:val="24"/>
            <w:szCs w:val="24"/>
            <w:u w:val="single"/>
          </w:rPr>
          <w:t>@bit.edu.cn</w:t>
        </w:r>
      </w:hyperlink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6EAAF63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Author Contributions</w:t>
      </w:r>
    </w:p>
    <w:p w14:paraId="2FB3F81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manuscript was written through contributions of all authors. All authors have given approval to the final version of the manuscript.</w:t>
      </w:r>
    </w:p>
    <w:p w14:paraId="2641640C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Funding Sources</w:t>
      </w:r>
    </w:p>
    <w:p w14:paraId="35A7E418" w14:textId="0909CD8A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National Key R&amp;D Program of China (Grant No. 2017YFB1104300) and National Natural Science Foundation of China (</w:t>
      </w:r>
      <w:r w:rsidR="005428DB" w:rsidRPr="005428DB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04E64E5B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t>Notes</w:t>
      </w:r>
    </w:p>
    <w:p w14:paraId="1258A02D" w14:textId="77777777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lastRenderedPageBreak/>
        <w:t>The authors declare no competing financial interest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</w:p>
    <w:p w14:paraId="6D058AC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ACKNOWLEDGMENT</w:t>
      </w:r>
    </w:p>
    <w:p w14:paraId="08A9E97C" w14:textId="4C31B534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The research was supported by the National Key R&amp;D Program of China (Grant No. 2017YFB1104300) and the National Natural Science Foundation of China (</w:t>
      </w:r>
      <w:r w:rsidR="00E319B2" w:rsidRPr="00E319B2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20A60E2D" w14:textId="262B3E95" w:rsidR="00A83D9E" w:rsidRPr="00193004" w:rsidRDefault="00E55EF8" w:rsidP="00E55EF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REFERENCES</w:t>
      </w:r>
    </w:p>
    <w:p w14:paraId="7A4F4134" w14:textId="77777777" w:rsidR="0093017B" w:rsidRPr="0093017B" w:rsidRDefault="00A83D9E" w:rsidP="0093017B">
      <w:pPr>
        <w:pStyle w:val="EndNoteBibliography"/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/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EN.REFLIST </w:instrTex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bookmarkStart w:id="129" w:name="_ENREF_1"/>
      <w:r w:rsidR="0093017B" w:rsidRPr="0093017B">
        <w:t xml:space="preserve">1. Chhowalla, M.; Jena, D.; Zhang, H. Two-dimensional semiconductors for transistors. </w:t>
      </w:r>
      <w:r w:rsidR="0093017B" w:rsidRPr="0093017B">
        <w:rPr>
          <w:i/>
        </w:rPr>
        <w:t xml:space="preserve">Nature Reviews Materials </w:t>
      </w:r>
      <w:r w:rsidR="0093017B" w:rsidRPr="0093017B">
        <w:rPr>
          <w:b/>
        </w:rPr>
        <w:t>2016,</w:t>
      </w:r>
      <w:r w:rsidR="0093017B" w:rsidRPr="0093017B">
        <w:t xml:space="preserve"> </w:t>
      </w:r>
      <w:r w:rsidR="0093017B" w:rsidRPr="0093017B">
        <w:rPr>
          <w:i/>
        </w:rPr>
        <w:t>1</w:t>
      </w:r>
      <w:r w:rsidR="0093017B" w:rsidRPr="0093017B">
        <w:t>, 16052.</w:t>
      </w:r>
      <w:bookmarkEnd w:id="129"/>
    </w:p>
    <w:p w14:paraId="1E2DFD22" w14:textId="77777777" w:rsidR="0093017B" w:rsidRPr="0093017B" w:rsidRDefault="0093017B" w:rsidP="0093017B">
      <w:pPr>
        <w:pStyle w:val="EndNoteBibliography"/>
      </w:pPr>
      <w:bookmarkStart w:id="130" w:name="_ENREF_2"/>
      <w:r w:rsidRPr="0093017B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93017B">
        <w:rPr>
          <w:i/>
        </w:rPr>
        <w:t xml:space="preserve">Advanced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29</w:t>
      </w:r>
      <w:r w:rsidRPr="0093017B">
        <w:t>, 1606760.</w:t>
      </w:r>
      <w:bookmarkEnd w:id="130"/>
    </w:p>
    <w:p w14:paraId="59136AAE" w14:textId="77777777" w:rsidR="0093017B" w:rsidRPr="0093017B" w:rsidRDefault="0093017B" w:rsidP="0093017B">
      <w:pPr>
        <w:pStyle w:val="EndNoteBibliography"/>
      </w:pPr>
      <w:bookmarkStart w:id="131" w:name="_ENREF_3"/>
      <w:r w:rsidRPr="0093017B">
        <w:t xml:space="preserve">3. Nam, H.; Wi, S.; Rokni, H.; Chen, M.; Priessnitz, G.; Lu, W.; Liang, X. MoS2 Transistors Fabricated via Plasma-Assisted Nanoprinting of Few-Layer MoS2 Flakes into Large-Area Arrays.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5870-5881.</w:t>
      </w:r>
      <w:bookmarkEnd w:id="131"/>
    </w:p>
    <w:p w14:paraId="1C59B1EB" w14:textId="77777777" w:rsidR="0093017B" w:rsidRPr="0093017B" w:rsidRDefault="0093017B" w:rsidP="0093017B">
      <w:pPr>
        <w:pStyle w:val="EndNoteBibliography"/>
      </w:pPr>
      <w:bookmarkStart w:id="132" w:name="_ENREF_4"/>
      <w:r w:rsidRPr="0093017B">
        <w:t xml:space="preserve">4. Eda, G.; Maier, S. A. Two-dimensional crystals: managing light for optoelectronics.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5660-5665.</w:t>
      </w:r>
      <w:bookmarkEnd w:id="132"/>
    </w:p>
    <w:p w14:paraId="765757AB" w14:textId="77777777" w:rsidR="0093017B" w:rsidRPr="0093017B" w:rsidRDefault="0093017B" w:rsidP="0093017B">
      <w:pPr>
        <w:pStyle w:val="EndNoteBibliography"/>
      </w:pPr>
      <w:bookmarkStart w:id="133" w:name="_ENREF_5"/>
      <w:r w:rsidRPr="0093017B">
        <w:t xml:space="preserve">5. Mak, K. F.; He, K.; Lee, C.; Lee, G. H.; Hone, J.; Heinz, T. F.; Shan, J. Tightly bound trions in monolayer MoS2. </w:t>
      </w:r>
      <w:r w:rsidRPr="0093017B">
        <w:rPr>
          <w:i/>
        </w:rPr>
        <w:t xml:space="preserve">Nat. Mater.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12</w:t>
      </w:r>
      <w:r w:rsidRPr="0093017B">
        <w:t>, 207-211.</w:t>
      </w:r>
      <w:bookmarkEnd w:id="133"/>
    </w:p>
    <w:p w14:paraId="6BE060C5" w14:textId="77777777" w:rsidR="0093017B" w:rsidRPr="0093017B" w:rsidRDefault="0093017B" w:rsidP="0093017B">
      <w:pPr>
        <w:pStyle w:val="EndNoteBibliography"/>
      </w:pPr>
      <w:bookmarkStart w:id="134" w:name="_ENREF_6"/>
      <w:r w:rsidRPr="0093017B">
        <w:t xml:space="preserve">6. Yu, Y.; Ji, Z.; Zu, S.; Du, B.; Kang, Y.; Li, Z.; Zhou, Z.; Shi, K.; Fang, Z. Ultrafast Plasmonic Hot Electron Transfer in Au Nanoantenna/MoS2 Heterostructures. </w:t>
      </w:r>
      <w:r w:rsidRPr="0093017B">
        <w:rPr>
          <w:i/>
        </w:rPr>
        <w:t xml:space="preserve">Adv. Funct. Mater.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26</w:t>
      </w:r>
      <w:r w:rsidRPr="0093017B">
        <w:t>, 6394-6401.</w:t>
      </w:r>
      <w:bookmarkEnd w:id="134"/>
    </w:p>
    <w:p w14:paraId="415ADFDA" w14:textId="77777777" w:rsidR="0093017B" w:rsidRPr="0093017B" w:rsidRDefault="0093017B" w:rsidP="0093017B">
      <w:pPr>
        <w:pStyle w:val="EndNoteBibliography"/>
      </w:pPr>
      <w:bookmarkStart w:id="135" w:name="_ENREF_7"/>
      <w:r w:rsidRPr="0093017B">
        <w:t xml:space="preserve">7. Behura, S.; Berry, V. interfacial nondegenerate doping of MoS2 and other two-dimensional semiconductors. </w:t>
      </w:r>
      <w:r w:rsidRPr="0093017B">
        <w:rPr>
          <w:i/>
        </w:rPr>
        <w:t xml:space="preserve">ACS Nano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9</w:t>
      </w:r>
      <w:r w:rsidRPr="0093017B">
        <w:t>, 2227-2230.</w:t>
      </w:r>
      <w:bookmarkEnd w:id="135"/>
    </w:p>
    <w:p w14:paraId="2F29DA94" w14:textId="77777777" w:rsidR="0093017B" w:rsidRPr="0093017B" w:rsidRDefault="0093017B" w:rsidP="0093017B">
      <w:pPr>
        <w:pStyle w:val="EndNoteBibliography"/>
      </w:pPr>
      <w:bookmarkStart w:id="136" w:name="_ENREF_8"/>
      <w:r w:rsidRPr="0093017B">
        <w:t xml:space="preserve">8. Zuo, P.; Jiang, L.; Li, X.; Li, B.; Ran, P.; Li, X.; Qu, L.; Lu, Y. Metal (Ag, Pt)–MoS2 Hybrids Greenly Prepared Through Photochemical Reduction of Femtosecond Laser Pulses for SERS and HER. </w:t>
      </w:r>
      <w:r w:rsidRPr="0093017B">
        <w:rPr>
          <w:i/>
        </w:rPr>
        <w:t xml:space="preserve">ACS Sustainable Chemistry &amp; Engineering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7704-7714.</w:t>
      </w:r>
      <w:bookmarkEnd w:id="136"/>
    </w:p>
    <w:p w14:paraId="4DB39A16" w14:textId="77777777" w:rsidR="0093017B" w:rsidRPr="0093017B" w:rsidRDefault="0093017B" w:rsidP="0093017B">
      <w:pPr>
        <w:pStyle w:val="EndNoteBibliography"/>
      </w:pPr>
      <w:bookmarkStart w:id="137" w:name="_ENREF_9"/>
      <w:r w:rsidRPr="0093017B">
        <w:t xml:space="preserve">9. Lu, J.; Liu, H.; Tok, E. S.; Sow, C.-H. Interactions between lasers and two-dimensional transition metal dichalcogenides. </w:t>
      </w:r>
      <w:r w:rsidRPr="0093017B">
        <w:rPr>
          <w:i/>
        </w:rPr>
        <w:t xml:space="preserve">Chem. Soc. Rev.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45</w:t>
      </w:r>
      <w:r w:rsidRPr="0093017B">
        <w:t>, 2494-2515.</w:t>
      </w:r>
      <w:bookmarkEnd w:id="137"/>
    </w:p>
    <w:p w14:paraId="521D238E" w14:textId="77777777" w:rsidR="0093017B" w:rsidRPr="0093017B" w:rsidRDefault="0093017B" w:rsidP="0093017B">
      <w:pPr>
        <w:pStyle w:val="EndNoteBibliography"/>
      </w:pPr>
      <w:bookmarkStart w:id="138" w:name="_ENREF_10"/>
      <w:r w:rsidRPr="0093017B">
        <w:t xml:space="preserve">10. Cho, K.; Pak, J.; Kim, J.-K.; Kang, K.; Kim, T.-Y.; Shin, J.; Choi, B. Y.; Chung, S.; Lee, T. Contact-Engineered Electrical Properties of MoS2 Field-Effect Transistors via Selectively Deposited Thiol-Molecules.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1705540.</w:t>
      </w:r>
      <w:bookmarkEnd w:id="138"/>
    </w:p>
    <w:p w14:paraId="2683DB09" w14:textId="77777777" w:rsidR="0093017B" w:rsidRPr="0093017B" w:rsidRDefault="0093017B" w:rsidP="0093017B">
      <w:pPr>
        <w:pStyle w:val="EndNoteBibliography"/>
      </w:pPr>
      <w:bookmarkStart w:id="139" w:name="_ENREF_11"/>
      <w:r w:rsidRPr="0093017B">
        <w:t xml:space="preserve">11. Cheng, R.; Jiang, S.; Chen, Y.; Liu, Y.; Weiss, N.; Cheng, H.-C.; Wu, H.; Huang, Y.; Duan, X. Few-layer molybdenum disulfide transistors and circuits for high-speed flexible electronics.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5</w:t>
      </w:r>
      <w:r w:rsidRPr="0093017B">
        <w:t>, 5143.</w:t>
      </w:r>
      <w:bookmarkEnd w:id="139"/>
    </w:p>
    <w:p w14:paraId="658009AF" w14:textId="77777777" w:rsidR="0093017B" w:rsidRPr="0093017B" w:rsidRDefault="0093017B" w:rsidP="0093017B">
      <w:pPr>
        <w:pStyle w:val="EndNoteBibliography"/>
      </w:pPr>
      <w:bookmarkStart w:id="140" w:name="_ENREF_12"/>
      <w:r w:rsidRPr="0093017B">
        <w:t xml:space="preserve">12. Gao, G.; Wan, B.; Liu, X.; Sun, Q.; Yang, X.; Wang, L.; Pan, C.; Wang, Z. L. Tunable Tribotronic Dual-Gate Logic Devices Based on 2D MoS2 and Black Phosphorus.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1705088.</w:t>
      </w:r>
      <w:bookmarkEnd w:id="140"/>
    </w:p>
    <w:p w14:paraId="384929BC" w14:textId="77777777" w:rsidR="0093017B" w:rsidRPr="0093017B" w:rsidRDefault="0093017B" w:rsidP="0093017B">
      <w:pPr>
        <w:pStyle w:val="EndNoteBibliography"/>
      </w:pPr>
      <w:bookmarkStart w:id="141" w:name="_ENREF_13"/>
      <w:r w:rsidRPr="0093017B">
        <w:t xml:space="preserve">13. Yoo, H.; Hong, S.; On, S.; Ahn, H.; Lee, H.-K.; Hong, Y. K.; Kim, S.; Kim, J.-J. Chemical Doping Effects in Multilayer MoS2 and Its Application in Complementary Inverter.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10</w:t>
      </w:r>
      <w:r w:rsidRPr="0093017B">
        <w:t>, 23270-23276.</w:t>
      </w:r>
      <w:bookmarkEnd w:id="141"/>
    </w:p>
    <w:p w14:paraId="4F2FC6C9" w14:textId="77777777" w:rsidR="0093017B" w:rsidRPr="0093017B" w:rsidRDefault="0093017B" w:rsidP="0093017B">
      <w:pPr>
        <w:pStyle w:val="EndNoteBibliography"/>
      </w:pPr>
      <w:bookmarkStart w:id="142" w:name="_ENREF_14"/>
      <w:r w:rsidRPr="0093017B">
        <w:t xml:space="preserve">14. Pak, Y.; Park, W.; Mitra, S.; Sasikala Devi, A. A.; Loganathan, K.; Kumaresan, Y.; Kim, Y.; Cho, B.; Jung, </w:t>
      </w:r>
      <w:r w:rsidRPr="0093017B">
        <w:lastRenderedPageBreak/>
        <w:t xml:space="preserve">G.-Y.; Hussain, M. M.; Roqan, I. S. Enhanced Performance of MoS2 Photodetectors by Inserting an ALD-Processed TiO2 Interlayer. </w:t>
      </w:r>
      <w:r w:rsidRPr="0093017B">
        <w:rPr>
          <w:i/>
        </w:rPr>
        <w:t xml:space="preserve">Small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14</w:t>
      </w:r>
      <w:r w:rsidRPr="0093017B">
        <w:t>, 1703176.</w:t>
      </w:r>
      <w:bookmarkEnd w:id="142"/>
    </w:p>
    <w:p w14:paraId="07304D40" w14:textId="77777777" w:rsidR="0093017B" w:rsidRPr="0093017B" w:rsidRDefault="0093017B" w:rsidP="0093017B">
      <w:pPr>
        <w:pStyle w:val="EndNoteBibliography"/>
      </w:pPr>
      <w:bookmarkStart w:id="143" w:name="_ENREF_15"/>
      <w:r w:rsidRPr="0093017B">
        <w:t xml:space="preserve">15. Woo, Y.; Hong, W.; Yang, S. Y.; Kim, H. J.; Cha, J.-H.; Lee, J. E.; Lee, K. J.; Kang, T.; Choi, S.-Y. Large-Area CVD-Grown MoS2 Driver Circuit Array for Flexible Organic Light-Emitting Diode Display. </w:t>
      </w:r>
      <w:r w:rsidRPr="0093017B">
        <w:rPr>
          <w:i/>
        </w:rPr>
        <w:t xml:space="preserve">Advanced Electronic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0</w:t>
      </w:r>
      <w:r w:rsidRPr="0093017B">
        <w:t>, 1800251.</w:t>
      </w:r>
      <w:bookmarkEnd w:id="143"/>
    </w:p>
    <w:p w14:paraId="044D6DDD" w14:textId="77777777" w:rsidR="0093017B" w:rsidRPr="0093017B" w:rsidRDefault="0093017B" w:rsidP="0093017B">
      <w:pPr>
        <w:pStyle w:val="EndNoteBibliography"/>
      </w:pPr>
      <w:bookmarkStart w:id="144" w:name="_ENREF_16"/>
      <w:r w:rsidRPr="0093017B">
        <w:t xml:space="preserve">16. Choi, M.; Park, Y. J.; Sharma, B. K.; Bae, S.-R.; Kim, S. Y.; Ahn, J.-H. Flexible active-matrix organic light-emitting diode display enabled by MoS&lt;sub&gt;2&lt;/sub&gt; thin-film transistor. </w:t>
      </w:r>
      <w:r w:rsidRPr="0093017B">
        <w:rPr>
          <w:i/>
        </w:rPr>
        <w:t xml:space="preserve">Science Advances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144"/>
    </w:p>
    <w:p w14:paraId="18470ED4" w14:textId="77777777" w:rsidR="0093017B" w:rsidRPr="0093017B" w:rsidRDefault="0093017B" w:rsidP="0093017B">
      <w:pPr>
        <w:pStyle w:val="EndNoteBibliography"/>
      </w:pPr>
      <w:bookmarkStart w:id="145" w:name="_ENREF_17"/>
      <w:r w:rsidRPr="0093017B">
        <w:t xml:space="preserve">17. Zhang, J.; Lang, X. Y.; Zhu, Y. F.; Jiang, Q. Strain tuned InSe/MoS2 bilayer van der Waals heterostructures for photovoltaics or photocatalysis. </w:t>
      </w:r>
      <w:r w:rsidRPr="0093017B">
        <w:rPr>
          <w:i/>
        </w:rPr>
        <w:t xml:space="preserve">Physical Chemistry Chemical Physics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20</w:t>
      </w:r>
      <w:r w:rsidRPr="0093017B">
        <w:t>, 17574-17582.</w:t>
      </w:r>
      <w:bookmarkEnd w:id="145"/>
    </w:p>
    <w:p w14:paraId="76A9EE0C" w14:textId="77777777" w:rsidR="0093017B" w:rsidRPr="0093017B" w:rsidRDefault="0093017B" w:rsidP="0093017B">
      <w:pPr>
        <w:pStyle w:val="EndNoteBibliography"/>
      </w:pPr>
      <w:bookmarkStart w:id="146" w:name="_ENREF_18"/>
      <w:r w:rsidRPr="0093017B">
        <w:t xml:space="preserve">18. Xu, M.; Chen, Y.; Xiong, F.; Wang, J.; Liu, Y.; Lv, J.; Li, Y.; Wang, Y.; Chen, Z.; Ma, Y. A hidden symmetry-broken phase of MoS2 revealed as a superior photovoltaic material. </w:t>
      </w:r>
      <w:r w:rsidRPr="0093017B">
        <w:rPr>
          <w:i/>
        </w:rPr>
        <w:t xml:space="preserve">Journal of Materials Chemistry A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16087-16093.</w:t>
      </w:r>
      <w:bookmarkEnd w:id="146"/>
    </w:p>
    <w:p w14:paraId="5B3FDDA8" w14:textId="77777777" w:rsidR="0093017B" w:rsidRPr="0093017B" w:rsidRDefault="0093017B" w:rsidP="0093017B">
      <w:pPr>
        <w:pStyle w:val="EndNoteBibliography"/>
      </w:pPr>
      <w:bookmarkStart w:id="147" w:name="_ENREF_19"/>
      <w:r w:rsidRPr="0093017B">
        <w:t xml:space="preserve">19. Chen, Q.; Lu, J.; Liang, L.; Zheliuk, O.; Ali El Yumin, A.; Ye, J. Continuous Low-Bias Switching of Superconductivity in a MoS2 Transistor.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1800399.</w:t>
      </w:r>
      <w:bookmarkEnd w:id="147"/>
    </w:p>
    <w:p w14:paraId="28912CF3" w14:textId="77777777" w:rsidR="0093017B" w:rsidRPr="0093017B" w:rsidRDefault="0093017B" w:rsidP="0093017B">
      <w:pPr>
        <w:pStyle w:val="EndNoteBibliography"/>
      </w:pPr>
      <w:bookmarkStart w:id="148" w:name="_ENREF_20"/>
      <w:r w:rsidRPr="0093017B">
        <w:t xml:space="preserve">20. Saito, Y.; Nakamura, Y.; Bahramy, M. S.; Kohama, Y.; Ye, J.; Kasahara, Y.; Nakagawa, Y.; Onga, M.; Tokunaga, M.; Nojima, T.; Yanase, Y.; Iwasa, Y. Superconductivity protected by spin–valley locking in ion-gated MoS2. </w:t>
      </w:r>
      <w:r w:rsidRPr="0093017B">
        <w:rPr>
          <w:i/>
        </w:rPr>
        <w:t xml:space="preserve">Nature Physics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12</w:t>
      </w:r>
      <w:r w:rsidRPr="0093017B">
        <w:t>, 144.</w:t>
      </w:r>
      <w:bookmarkEnd w:id="148"/>
    </w:p>
    <w:p w14:paraId="2547AA70" w14:textId="77777777" w:rsidR="0093017B" w:rsidRPr="0093017B" w:rsidRDefault="0093017B" w:rsidP="0093017B">
      <w:pPr>
        <w:pStyle w:val="EndNoteBibliography"/>
      </w:pPr>
      <w:bookmarkStart w:id="149" w:name="_ENREF_21"/>
      <w:r w:rsidRPr="0093017B">
        <w:t xml:space="preserve">21. Kumar, R.; Goel, N.; Kumar, M. UV-Activated MoS2 Based Fast and Reversible NO2 Sensor at Room Temperature.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1744-1752.</w:t>
      </w:r>
      <w:bookmarkEnd w:id="149"/>
    </w:p>
    <w:p w14:paraId="6DC27763" w14:textId="77777777" w:rsidR="0093017B" w:rsidRPr="0093017B" w:rsidRDefault="0093017B" w:rsidP="0093017B">
      <w:pPr>
        <w:pStyle w:val="EndNoteBibliography"/>
      </w:pPr>
      <w:bookmarkStart w:id="150" w:name="_ENREF_22"/>
      <w:r w:rsidRPr="0093017B">
        <w:t xml:space="preserve">22. Ryu, B.; Nam, H.; Oh, B.-R.; Song, Y.; Chen, P.; Park, Y.; Wan, W.; Kurabayashi, K.; Liang, X. Cyclewise Operation of Printed MoS2 Transistor Biosensors for Rapid Biomolecule Quantification at Femtomolar Levels.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274-281.</w:t>
      </w:r>
      <w:bookmarkEnd w:id="150"/>
    </w:p>
    <w:p w14:paraId="4E3358FD" w14:textId="77777777" w:rsidR="0093017B" w:rsidRPr="0093017B" w:rsidRDefault="0093017B" w:rsidP="0093017B">
      <w:pPr>
        <w:pStyle w:val="EndNoteBibliography"/>
      </w:pPr>
      <w:bookmarkStart w:id="151" w:name="_ENREF_23"/>
      <w:r w:rsidRPr="0093017B">
        <w:t xml:space="preserve">23. Zhao, J.; Yu, H.; Chen, W.; Yang, R.; Zhu, J.; Liao, M.; Shi, D.; Zhang, G. Patterned Peeling 2D MoS2 off the Substrate.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16546-16550.</w:t>
      </w:r>
      <w:bookmarkEnd w:id="151"/>
    </w:p>
    <w:p w14:paraId="40F436A7" w14:textId="77777777" w:rsidR="0093017B" w:rsidRPr="0093017B" w:rsidRDefault="0093017B" w:rsidP="0093017B">
      <w:pPr>
        <w:pStyle w:val="EndNoteBibliography"/>
      </w:pPr>
      <w:bookmarkStart w:id="152" w:name="_ENREF_24"/>
      <w:r w:rsidRPr="0093017B">
        <w:t xml:space="preserve">24. Huang, M.; Li, S.; Zhang, Z.; Xiong, X.; Li, X.; Wu, Y. Multifunctional high-performance van der Waals heterostructures.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12</w:t>
      </w:r>
      <w:r w:rsidRPr="0093017B">
        <w:t>, 1148.</w:t>
      </w:r>
      <w:bookmarkEnd w:id="152"/>
    </w:p>
    <w:p w14:paraId="2A972BBB" w14:textId="77777777" w:rsidR="0093017B" w:rsidRPr="0093017B" w:rsidRDefault="0093017B" w:rsidP="0093017B">
      <w:pPr>
        <w:pStyle w:val="EndNoteBibliography"/>
      </w:pPr>
      <w:bookmarkStart w:id="153" w:name="_ENREF_25"/>
      <w:r w:rsidRPr="0093017B">
        <w:t xml:space="preserve">25. Radisavljevic, B.; Radenovic, A.; Brivio, J.; Giacometti, V.; Kis, A. Single-layer MoS2 transistors.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6</w:t>
      </w:r>
      <w:r w:rsidRPr="0093017B">
        <w:t>, 147.</w:t>
      </w:r>
      <w:bookmarkEnd w:id="153"/>
    </w:p>
    <w:p w14:paraId="1A7E31C4" w14:textId="77777777" w:rsidR="0093017B" w:rsidRPr="0093017B" w:rsidRDefault="0093017B" w:rsidP="0093017B">
      <w:pPr>
        <w:pStyle w:val="EndNoteBibliography"/>
      </w:pPr>
      <w:bookmarkStart w:id="154" w:name="_ENREF_26"/>
      <w:r w:rsidRPr="0093017B">
        <w:t xml:space="preserve">26. Cong, R.; Qiao, S.; Liu, J.; Mi, J.; Yu, W.; Liang, B.; Fu, G.; Pan, C.; Wang, S. Ultrahigh, Ultrafast, and Self-Powered Visible-Near-Infrared Optical Position-Sensitive Detector Based on a CVD-Prepared Vertically Standing Few-Layer MoS2/Si Heterojunction. </w:t>
      </w:r>
      <w:r w:rsidRPr="0093017B">
        <w:rPr>
          <w:i/>
        </w:rPr>
        <w:t xml:space="preserve">Advanced Science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5</w:t>
      </w:r>
      <w:r w:rsidRPr="0093017B">
        <w:t>, 1700502.</w:t>
      </w:r>
      <w:bookmarkEnd w:id="154"/>
    </w:p>
    <w:p w14:paraId="498480B9" w14:textId="77777777" w:rsidR="0093017B" w:rsidRPr="0093017B" w:rsidRDefault="0093017B" w:rsidP="0093017B">
      <w:pPr>
        <w:pStyle w:val="EndNoteBibliography"/>
      </w:pPr>
      <w:bookmarkStart w:id="155" w:name="_ENREF_27"/>
      <w:r w:rsidRPr="0093017B">
        <w:t xml:space="preserve">27. Liu, H.; Zhu, Y.; Meng, Q.; Lu, X.; Kong, S.; Huang, Z.; Jiang, P.; Bao, X. Role of the carrier gas flow rate in monolayer MoS2 growth by modified chemical vapor deposition. </w:t>
      </w:r>
      <w:r w:rsidRPr="0093017B">
        <w:rPr>
          <w:i/>
        </w:rPr>
        <w:t xml:space="preserve">Nano Research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10</w:t>
      </w:r>
      <w:r w:rsidRPr="0093017B">
        <w:t>, 643-651.</w:t>
      </w:r>
      <w:bookmarkEnd w:id="155"/>
    </w:p>
    <w:p w14:paraId="47E8EEDA" w14:textId="77777777" w:rsidR="0093017B" w:rsidRPr="0093017B" w:rsidRDefault="0093017B" w:rsidP="0093017B">
      <w:pPr>
        <w:pStyle w:val="EndNoteBibliography"/>
      </w:pPr>
      <w:bookmarkStart w:id="156" w:name="_ENREF_28"/>
      <w:r w:rsidRPr="0093017B">
        <w:t xml:space="preserve">28. Liu, K.-K.; Zhang, W.; Lee, Y.-H.; Lin, Y.-C.; Chang, M.-T.; Su, C.-Y.; Chang, C.-S.; Li, H.; Shi, Y.; Zhang, H.; Lai, C.-S.; Li, L.-J. Growth of Large-Area and Highly Crystalline MoS2 Thin Layers on Insulating Substrates.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1538-1544.</w:t>
      </w:r>
      <w:bookmarkEnd w:id="156"/>
    </w:p>
    <w:p w14:paraId="35FBAB92" w14:textId="77777777" w:rsidR="0093017B" w:rsidRPr="0093017B" w:rsidRDefault="0093017B" w:rsidP="0093017B">
      <w:pPr>
        <w:pStyle w:val="EndNoteBibliography"/>
      </w:pPr>
      <w:bookmarkStart w:id="157" w:name="_ENREF_29"/>
      <w:r w:rsidRPr="0093017B">
        <w:t xml:space="preserve">29. Pak, S.; Lee, J.; Lee, Y.-W.; Jang, A. R.; Ahn, S.; Ma, K. Y.; Cho, Y.; Hong, J.; Lee, S.; Jeong, H. Y.; Im, H.; Shin, H. S.; Morris, S. M.; Cha, S.; Sohn, J. I.; Kim, J. M. Strain-Mediated Interlayer Coupling Effects on the Excitonic Behaviors in an Epitaxially Grown MoS2/WS2 van der Waals Heterobilayer. </w:t>
      </w:r>
      <w:r w:rsidRPr="0093017B">
        <w:rPr>
          <w:i/>
        </w:rPr>
        <w:t xml:space="preserve">Nano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17</w:t>
      </w:r>
      <w:r w:rsidRPr="0093017B">
        <w:t>, 5634-5640.</w:t>
      </w:r>
      <w:bookmarkEnd w:id="157"/>
    </w:p>
    <w:p w14:paraId="3FC8FA6E" w14:textId="77777777" w:rsidR="0093017B" w:rsidRPr="0093017B" w:rsidRDefault="0093017B" w:rsidP="0093017B">
      <w:pPr>
        <w:pStyle w:val="EndNoteBibliography"/>
      </w:pPr>
      <w:bookmarkStart w:id="158" w:name="_ENREF_30"/>
      <w:r w:rsidRPr="0093017B">
        <w:t xml:space="preserve">30. Shi, Y.; Zhou, W.; Lu, A.-Y.; Fang, W.; Lee, Y.-H.; Hsu, A. L.; Kim, S. M.; Kim, K. K.; Yang, H. Y.; Li, L.-J.; Idrobo, J.-C.; Kong, J. van der Waals Epitaxy of MoS2 Layers Using Graphene As Growth Templates.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2784-2791.</w:t>
      </w:r>
      <w:bookmarkEnd w:id="158"/>
    </w:p>
    <w:p w14:paraId="28ED9B53" w14:textId="77777777" w:rsidR="0093017B" w:rsidRPr="0093017B" w:rsidRDefault="0093017B" w:rsidP="0093017B">
      <w:pPr>
        <w:pStyle w:val="EndNoteBibliography"/>
      </w:pPr>
      <w:bookmarkStart w:id="159" w:name="_ENREF_31"/>
      <w:r w:rsidRPr="0093017B">
        <w:lastRenderedPageBreak/>
        <w:t xml:space="preserve">31. Xue, Y.; Zhang, Y.; Liu, Y.; Liu, H.; Song, J.; Sophia, J.; Liu, J.; Xu, Z.; Xu, Q.; Wang, Z.; Zheng, J.; Liu, Y.; Li, S.; Bao, Q. Scalable Production of a Few-Layer MoS2/WS2 Vertical Heterojunction Array and Its Application for Photodetectors. </w:t>
      </w:r>
      <w:r w:rsidRPr="0093017B">
        <w:rPr>
          <w:i/>
        </w:rPr>
        <w:t xml:space="preserve">ACS Nano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10</w:t>
      </w:r>
      <w:r w:rsidRPr="0093017B">
        <w:t>, 573-580.</w:t>
      </w:r>
      <w:bookmarkEnd w:id="159"/>
    </w:p>
    <w:p w14:paraId="7CEED0A9" w14:textId="77777777" w:rsidR="0093017B" w:rsidRPr="0093017B" w:rsidRDefault="0093017B" w:rsidP="0093017B">
      <w:pPr>
        <w:pStyle w:val="EndNoteBibliography"/>
      </w:pPr>
      <w:bookmarkStart w:id="160" w:name="_ENREF_32"/>
      <w:r w:rsidRPr="0093017B">
        <w:t xml:space="preserve">32. Choudhary, N.; Park, J.; Hwang, J. Y.; Chung, H.-S.; Dumas, K. H.; Khondaker, S. I.; Choi, W.; Jung, Y. Centimeter Scale Patterned Growth of Vertically Stacked Few Layer Only 2D MoS2/WS2 van der Waals Heterostructure. </w:t>
      </w:r>
      <w:r w:rsidRPr="0093017B">
        <w:rPr>
          <w:i/>
        </w:rPr>
        <w:t xml:space="preserve">Scientific Reports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6</w:t>
      </w:r>
      <w:r w:rsidRPr="0093017B">
        <w:t>, 25456.</w:t>
      </w:r>
      <w:bookmarkEnd w:id="160"/>
    </w:p>
    <w:p w14:paraId="3CE6B39D" w14:textId="77777777" w:rsidR="0093017B" w:rsidRPr="0093017B" w:rsidRDefault="0093017B" w:rsidP="0093017B">
      <w:pPr>
        <w:pStyle w:val="EndNoteBibliography"/>
      </w:pPr>
      <w:bookmarkStart w:id="161" w:name="_ENREF_33"/>
      <w:r w:rsidRPr="0093017B">
        <w:t xml:space="preserve">33. Chen, X.; Park, Y. J.; Das, T.; Jang, H.; Lee, J.-B.; Ahn, J.-H. Lithography-free plasma-induced patterned growth of MoS2 and its heterojunction with graphene. </w:t>
      </w:r>
      <w:r w:rsidRPr="0093017B">
        <w:rPr>
          <w:i/>
        </w:rPr>
        <w:t xml:space="preserve">Nanoscale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15181-15188.</w:t>
      </w:r>
      <w:bookmarkEnd w:id="161"/>
    </w:p>
    <w:p w14:paraId="455F1EE3" w14:textId="77777777" w:rsidR="0093017B" w:rsidRPr="0093017B" w:rsidRDefault="0093017B" w:rsidP="0093017B">
      <w:pPr>
        <w:pStyle w:val="EndNoteBibliography"/>
      </w:pPr>
      <w:bookmarkStart w:id="162" w:name="_ENREF_34"/>
      <w:r w:rsidRPr="0093017B">
        <w:t xml:space="preserve">34. Kim, H.-J.; Kim, H.; Yang, S.; Kwon, J.-Y. Grains in Selectively Grown MoS2 Thin Films. </w:t>
      </w:r>
      <w:r w:rsidRPr="0093017B">
        <w:rPr>
          <w:i/>
        </w:rPr>
        <w:t xml:space="preserve">Small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13</w:t>
      </w:r>
      <w:r w:rsidRPr="0093017B">
        <w:t>, 1702256.</w:t>
      </w:r>
      <w:bookmarkEnd w:id="162"/>
    </w:p>
    <w:p w14:paraId="572A9DCC" w14:textId="77777777" w:rsidR="0093017B" w:rsidRPr="0093017B" w:rsidRDefault="0093017B" w:rsidP="0093017B">
      <w:pPr>
        <w:pStyle w:val="EndNoteBibliography"/>
      </w:pPr>
      <w:bookmarkStart w:id="163" w:name="_ENREF_35"/>
      <w:r w:rsidRPr="0093017B">
        <w:t xml:space="preserve">35. Han, G. G. D.; Tu, K.-H.; Niroui, F.; Xu, W.; Zhou, S.; Wang, X.; Bulović, V.; Ross, C. A.; Warner, J. H.; Grossman, J. C. Photoluminescent Arrays of Nanopatterned Monolayer MoS2. </w:t>
      </w:r>
      <w:r w:rsidRPr="0093017B">
        <w:rPr>
          <w:i/>
        </w:rPr>
        <w:t xml:space="preserve">Advanced Functional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27</w:t>
      </w:r>
      <w:r w:rsidRPr="0093017B">
        <w:t>, 1703688.</w:t>
      </w:r>
      <w:bookmarkEnd w:id="163"/>
    </w:p>
    <w:p w14:paraId="303F21CE" w14:textId="77777777" w:rsidR="0093017B" w:rsidRPr="0093017B" w:rsidRDefault="0093017B" w:rsidP="0093017B">
      <w:pPr>
        <w:pStyle w:val="EndNoteBibliography"/>
      </w:pPr>
      <w:bookmarkStart w:id="164" w:name="_ENREF_36"/>
      <w:r w:rsidRPr="0093017B">
        <w:t xml:space="preserve">36. Jung, Y.; Shen, J.; Liu, Y.; Woods, J. M.; Sun, Y.; Cha, J. J. Metal Seed Layer Thickness-Induced Transition From Vertical to Horizontal Growth of MoS2 and WS2. </w:t>
      </w:r>
      <w:r w:rsidRPr="0093017B">
        <w:rPr>
          <w:i/>
        </w:rPr>
        <w:t xml:space="preserve">Nano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14</w:t>
      </w:r>
      <w:r w:rsidRPr="0093017B">
        <w:t>, 6842-6849.</w:t>
      </w:r>
      <w:bookmarkEnd w:id="164"/>
    </w:p>
    <w:p w14:paraId="28B9DA7B" w14:textId="77777777" w:rsidR="0093017B" w:rsidRPr="0093017B" w:rsidRDefault="0093017B" w:rsidP="0093017B">
      <w:pPr>
        <w:pStyle w:val="EndNoteBibliography"/>
      </w:pPr>
      <w:bookmarkStart w:id="165" w:name="_ENREF_37"/>
      <w:r w:rsidRPr="0093017B">
        <w:t xml:space="preserve">37. Mahjouri-Samani, M.; Lin, M.-W.; Wang, K.; Lupini, A. R.; Lee, J.; Basile, L.; Boulesbaa, A.; Rouleau, C. M.; Puretzky, A. A.; Ivanov, I. N.; Xiao, K.; Yoon, M.; Geohegan, D. B. Patterned arrays of lateral heterojunctions within monolayer two-dimensional semiconductors.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6</w:t>
      </w:r>
      <w:r w:rsidRPr="0093017B">
        <w:t>, 7749.</w:t>
      </w:r>
      <w:bookmarkEnd w:id="165"/>
    </w:p>
    <w:p w14:paraId="02C74E43" w14:textId="77777777" w:rsidR="0093017B" w:rsidRPr="0093017B" w:rsidRDefault="0093017B" w:rsidP="0093017B">
      <w:pPr>
        <w:pStyle w:val="EndNoteBibliography"/>
      </w:pPr>
      <w:bookmarkStart w:id="166" w:name="_ENREF_38"/>
      <w:r w:rsidRPr="0093017B">
        <w:t xml:space="preserve">38. Cao, L.; Yang, S.; Gao, W.; Liu, Z.; Gong, Y.; Ma, L.; Shi, G.; Lei, S.; Zhang, Y.; Zhang, S.; Vajtai, R.; Ajayan, P. M. Direct Laser-Patterned Micro-Supercapacitors from Paintable MoS2 Films. </w:t>
      </w:r>
      <w:r w:rsidRPr="0093017B">
        <w:rPr>
          <w:i/>
        </w:rPr>
        <w:t xml:space="preserve">Small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9</w:t>
      </w:r>
      <w:r w:rsidRPr="0093017B">
        <w:t>, 2905-2910.</w:t>
      </w:r>
      <w:bookmarkEnd w:id="166"/>
    </w:p>
    <w:p w14:paraId="57DF86FA" w14:textId="77777777" w:rsidR="0093017B" w:rsidRPr="0093017B" w:rsidRDefault="0093017B" w:rsidP="0093017B">
      <w:pPr>
        <w:pStyle w:val="EndNoteBibliography"/>
      </w:pPr>
      <w:bookmarkStart w:id="167" w:name="_ENREF_39"/>
      <w:r w:rsidRPr="0093017B">
        <w:t xml:space="preserve">39. Lu, J.; Lu, J. H.; Liu, H.; Liu, B.; Chan, K. X.; Lin, J.; Chen, W.; Loh, K. P.; Sow, C. H. Improved Photoelectrical Properties of MoS2 Films after Laser Micromachining.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6334-6343.</w:t>
      </w:r>
      <w:bookmarkEnd w:id="167"/>
    </w:p>
    <w:p w14:paraId="0AB81E19" w14:textId="77777777" w:rsidR="0093017B" w:rsidRPr="0093017B" w:rsidRDefault="0093017B" w:rsidP="0093017B">
      <w:pPr>
        <w:pStyle w:val="EndNoteBibliography"/>
      </w:pPr>
      <w:bookmarkStart w:id="168" w:name="_ENREF_40"/>
      <w:r w:rsidRPr="0093017B">
        <w:t xml:space="preserve">40. Jiang, L.; Wang, A.-D.; Li, B.; Cui, T.-H.; Lu, Y.-F. Electrons dynamics control by shaping femtosecond laser pulses in micro/nanofabrication: modeling, method, measurement and application. </w:t>
      </w:r>
      <w:r w:rsidRPr="0093017B">
        <w:rPr>
          <w:i/>
        </w:rPr>
        <w:t xml:space="preserve">Light: Sci. Appl.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7</w:t>
      </w:r>
      <w:r w:rsidRPr="0093017B">
        <w:t>, 17134.</w:t>
      </w:r>
      <w:bookmarkEnd w:id="168"/>
    </w:p>
    <w:p w14:paraId="64EF4674" w14:textId="77777777" w:rsidR="0093017B" w:rsidRPr="0093017B" w:rsidRDefault="0093017B" w:rsidP="0093017B">
      <w:pPr>
        <w:pStyle w:val="EndNoteBibliography"/>
      </w:pPr>
      <w:bookmarkStart w:id="169" w:name="_ENREF_41"/>
      <w:r w:rsidRPr="0093017B">
        <w:t xml:space="preserve">41. Huang, M.; Zhao, F.; Cheng, Y.; Xu, N.; Xu, Z. Origin of Laser-Induced Near-Subwavelength Ripples: Interference between Surface Plasmons and Incident Laser. </w:t>
      </w:r>
      <w:r w:rsidRPr="0093017B">
        <w:rPr>
          <w:i/>
        </w:rPr>
        <w:t xml:space="preserve">ACS Nano </w:t>
      </w:r>
      <w:r w:rsidRPr="0093017B">
        <w:rPr>
          <w:b/>
        </w:rPr>
        <w:t>2009,</w:t>
      </w:r>
      <w:r w:rsidRPr="0093017B">
        <w:t xml:space="preserve"> </w:t>
      </w:r>
      <w:r w:rsidRPr="0093017B">
        <w:rPr>
          <w:i/>
        </w:rPr>
        <w:t>3</w:t>
      </w:r>
      <w:r w:rsidRPr="0093017B">
        <w:t>, 4062-4070.</w:t>
      </w:r>
      <w:bookmarkEnd w:id="169"/>
    </w:p>
    <w:p w14:paraId="34C6A47A" w14:textId="77777777" w:rsidR="0093017B" w:rsidRPr="0093017B" w:rsidRDefault="0093017B" w:rsidP="0093017B">
      <w:pPr>
        <w:pStyle w:val="EndNoteBibliography"/>
      </w:pPr>
      <w:bookmarkStart w:id="170" w:name="_ENREF_42"/>
      <w:r w:rsidRPr="0093017B">
        <w:t xml:space="preserve">42. Shuangshuang, H.; Yanyan, H.; Pingxin, X.; Yi, Z.; Shian, Z.; Tianqing, J.; Zhenrong, S.; Jianrong, Q.; Zhizhan, X. Formation of long- and short-periodic nanoripples on stainless steel irradiated by femtosecond laser pulses. </w:t>
      </w:r>
      <w:r w:rsidRPr="0093017B">
        <w:rPr>
          <w:i/>
        </w:rPr>
        <w:t xml:space="preserve">Journal of Physics D: Applied Physics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44</w:t>
      </w:r>
      <w:r w:rsidRPr="0093017B">
        <w:t>, 505401.</w:t>
      </w:r>
      <w:bookmarkEnd w:id="170"/>
    </w:p>
    <w:p w14:paraId="6671FF99" w14:textId="77777777" w:rsidR="0093017B" w:rsidRPr="0093017B" w:rsidRDefault="0093017B" w:rsidP="0093017B">
      <w:pPr>
        <w:pStyle w:val="EndNoteBibliography"/>
      </w:pPr>
      <w:bookmarkStart w:id="171" w:name="_ENREF_43"/>
      <w:r w:rsidRPr="0093017B">
        <w:t xml:space="preserve">43. Xia, B.; Jiang, L.; Li, X.; Yan, X.; Zhao, W.; Lu, Y. High aspect ratio, high-quality microholes in PMMA: a comparison between femtosecond laser drilling in air and in vacuum. </w:t>
      </w:r>
      <w:r w:rsidRPr="0093017B">
        <w:rPr>
          <w:i/>
        </w:rPr>
        <w:t xml:space="preserve">Applied Physics A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119</w:t>
      </w:r>
      <w:r w:rsidRPr="0093017B">
        <w:t>, 61-68.</w:t>
      </w:r>
      <w:bookmarkEnd w:id="171"/>
    </w:p>
    <w:p w14:paraId="7552804B" w14:textId="77777777" w:rsidR="0093017B" w:rsidRPr="0093017B" w:rsidRDefault="0093017B" w:rsidP="0093017B">
      <w:pPr>
        <w:pStyle w:val="EndNoteBibliography"/>
      </w:pPr>
      <w:bookmarkStart w:id="172" w:name="_ENREF_44"/>
      <w:r w:rsidRPr="0093017B">
        <w:t xml:space="preserve">44. Paradisanos, I.; Kymakis, E.; Fotakis, C.; Kioseoglou, G.; Stratakis, E. Intense femtosecond photoexcitation of bulk and monolayer MoS2.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105</w:t>
      </w:r>
      <w:r w:rsidRPr="0093017B">
        <w:t>, 041108.</w:t>
      </w:r>
      <w:bookmarkEnd w:id="172"/>
    </w:p>
    <w:p w14:paraId="3472211C" w14:textId="77777777" w:rsidR="0093017B" w:rsidRPr="0093017B" w:rsidRDefault="0093017B" w:rsidP="0093017B">
      <w:pPr>
        <w:pStyle w:val="EndNoteBibliography"/>
      </w:pPr>
      <w:bookmarkStart w:id="173" w:name="_ENREF_45"/>
      <w:r w:rsidRPr="0093017B">
        <w:t xml:space="preserve">45. Serincan, U.; Kartopu, G.; Guennes, A.; Finstad, T. G.; Turan, R.; Ekinci, Y.; Bayliss, S. C. Characterization of Ge nanocrystals embedded in SiO 2 by Raman spectroscopy. </w:t>
      </w:r>
      <w:r w:rsidRPr="0093017B">
        <w:rPr>
          <w:i/>
        </w:rPr>
        <w:t xml:space="preserve">Semiconductor Science and Technology </w:t>
      </w:r>
      <w:r w:rsidRPr="0093017B">
        <w:rPr>
          <w:b/>
        </w:rPr>
        <w:t>2004,</w:t>
      </w:r>
      <w:r w:rsidRPr="0093017B">
        <w:t xml:space="preserve"> </w:t>
      </w:r>
      <w:r w:rsidRPr="0093017B">
        <w:rPr>
          <w:i/>
        </w:rPr>
        <w:t>19</w:t>
      </w:r>
      <w:r w:rsidRPr="0093017B">
        <w:t>, 247.</w:t>
      </w:r>
      <w:bookmarkEnd w:id="173"/>
    </w:p>
    <w:p w14:paraId="043F4973" w14:textId="77777777" w:rsidR="0093017B" w:rsidRPr="0093017B" w:rsidRDefault="0093017B" w:rsidP="0093017B">
      <w:pPr>
        <w:pStyle w:val="EndNoteBibliography"/>
      </w:pPr>
      <w:bookmarkStart w:id="174" w:name="_ENREF_46"/>
      <w:r w:rsidRPr="0093017B">
        <w:t xml:space="preserve">46. Nesheva, D.; Raptis, C.; Perakis, A. Raman scattering and photoluminescence from Si nanoparticles in annealed SiOx thin films. </w:t>
      </w:r>
      <w:r w:rsidRPr="0093017B">
        <w:rPr>
          <w:i/>
        </w:rPr>
        <w:t xml:space="preserve">Journal of Applied Physics </w:t>
      </w:r>
      <w:r w:rsidRPr="0093017B">
        <w:rPr>
          <w:b/>
        </w:rPr>
        <w:t>2002,</w:t>
      </w:r>
      <w:r w:rsidRPr="0093017B">
        <w:t xml:space="preserve"> </w:t>
      </w:r>
      <w:r w:rsidRPr="0093017B">
        <w:rPr>
          <w:i/>
        </w:rPr>
        <w:t>92</w:t>
      </w:r>
      <w:r w:rsidRPr="0093017B">
        <w:t>, 4678-4683.</w:t>
      </w:r>
      <w:bookmarkEnd w:id="174"/>
    </w:p>
    <w:p w14:paraId="52EAC1BE" w14:textId="77777777" w:rsidR="0093017B" w:rsidRPr="0093017B" w:rsidRDefault="0093017B" w:rsidP="0093017B">
      <w:pPr>
        <w:pStyle w:val="EndNoteBibliography"/>
      </w:pPr>
      <w:bookmarkStart w:id="175" w:name="_ENREF_47"/>
      <w:r w:rsidRPr="0093017B">
        <w:t xml:space="preserve">47. Wei, X.; Yu, Z.; Hu, F.; Cheng, Y.; Yu, L.; Wang, X.; Xiao, M.; Wang, J.; Wang, X.; Shi, Y. Mo-O bond doping and related-defect assisted enhancement of photoluminescence in monolayer MoS2. </w:t>
      </w:r>
      <w:r w:rsidRPr="0093017B">
        <w:rPr>
          <w:i/>
        </w:rPr>
        <w:t xml:space="preserve">AIP Adv. </w:t>
      </w:r>
      <w:r w:rsidRPr="0093017B">
        <w:rPr>
          <w:b/>
        </w:rPr>
        <w:lastRenderedPageBreak/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, 123004.</w:t>
      </w:r>
      <w:bookmarkEnd w:id="175"/>
    </w:p>
    <w:p w14:paraId="18B62D47" w14:textId="77777777" w:rsidR="0093017B" w:rsidRPr="0093017B" w:rsidRDefault="0093017B" w:rsidP="0093017B">
      <w:pPr>
        <w:pStyle w:val="EndNoteBibliography"/>
      </w:pPr>
      <w:bookmarkStart w:id="176" w:name="_ENREF_48"/>
      <w:r w:rsidRPr="0093017B">
        <w:t xml:space="preserve">48. da Silveira Firmiano, E. G.; Rabelo, A. C.; Dalmaschio, C. J.; Pinheiro, A. N.; Pereira, E. C.; Schreiner, W. H.; Leite, E. R. Supercapacitor electrodes obtained by directly bonding 2D MoS2 on reduced graphene oxide. </w:t>
      </w:r>
      <w:r w:rsidRPr="0093017B">
        <w:rPr>
          <w:i/>
        </w:rPr>
        <w:t xml:space="preserve">Adv. Energy Mater.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176"/>
    </w:p>
    <w:p w14:paraId="555A2D60" w14:textId="77777777" w:rsidR="0093017B" w:rsidRPr="0093017B" w:rsidRDefault="0093017B" w:rsidP="0093017B">
      <w:pPr>
        <w:pStyle w:val="EndNoteBibliography"/>
      </w:pPr>
      <w:bookmarkStart w:id="177" w:name="_ENREF_49"/>
      <w:r w:rsidRPr="0093017B">
        <w:t xml:space="preserve">49. Hollinger, G. Structures chimique et electronique de l'interface SiO2-Si. </w:t>
      </w:r>
      <w:r w:rsidRPr="0093017B">
        <w:rPr>
          <w:i/>
        </w:rPr>
        <w:t xml:space="preserve">Applications  Surf. Sci. </w:t>
      </w:r>
      <w:r w:rsidRPr="0093017B">
        <w:rPr>
          <w:b/>
        </w:rPr>
        <w:t>1981,</w:t>
      </w:r>
      <w:r w:rsidRPr="0093017B">
        <w:t xml:space="preserve"> </w:t>
      </w:r>
      <w:r w:rsidRPr="0093017B">
        <w:rPr>
          <w:i/>
        </w:rPr>
        <w:t>8</w:t>
      </w:r>
      <w:r w:rsidRPr="0093017B">
        <w:t>, 318-336.</w:t>
      </w:r>
      <w:bookmarkEnd w:id="177"/>
    </w:p>
    <w:p w14:paraId="293A9C4F" w14:textId="77777777" w:rsidR="0093017B" w:rsidRPr="0093017B" w:rsidRDefault="0093017B" w:rsidP="0093017B">
      <w:pPr>
        <w:pStyle w:val="EndNoteBibliography"/>
      </w:pPr>
      <w:bookmarkStart w:id="178" w:name="_ENREF_50"/>
      <w:r w:rsidRPr="0093017B">
        <w:t xml:space="preserve">50. Shuxian, Z.; Hall, W. K.; Ertl, G.; Knözinger, H. X-ray photoemission study of oxygen and nitric oxide adsorption on MoS2. </w:t>
      </w:r>
      <w:r w:rsidRPr="0093017B">
        <w:rPr>
          <w:i/>
        </w:rPr>
        <w:t xml:space="preserve">J. of Catal. </w:t>
      </w:r>
      <w:r w:rsidRPr="0093017B">
        <w:rPr>
          <w:b/>
        </w:rPr>
        <w:t>1986,</w:t>
      </w:r>
      <w:r w:rsidRPr="0093017B">
        <w:t xml:space="preserve"> </w:t>
      </w:r>
      <w:r w:rsidRPr="0093017B">
        <w:rPr>
          <w:i/>
        </w:rPr>
        <w:t>100</w:t>
      </w:r>
      <w:r w:rsidRPr="0093017B">
        <w:t>, 167-175.</w:t>
      </w:r>
      <w:bookmarkEnd w:id="178"/>
    </w:p>
    <w:p w14:paraId="36B8AC38" w14:textId="77777777" w:rsidR="0093017B" w:rsidRPr="0093017B" w:rsidRDefault="0093017B" w:rsidP="0093017B">
      <w:pPr>
        <w:pStyle w:val="EndNoteBibliography"/>
      </w:pPr>
      <w:bookmarkStart w:id="179" w:name="_ENREF_51"/>
      <w:r w:rsidRPr="0093017B">
        <w:t xml:space="preserve">51. Finster, J.; Klinkenberg, E.-D.; Heeg, J.; Braun, W. ESCA and SEXAFS investigations of insulating materials for ULSI microelectronics. </w:t>
      </w:r>
      <w:r w:rsidRPr="0093017B">
        <w:rPr>
          <w:i/>
        </w:rPr>
        <w:t xml:space="preserve">Vacuum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41</w:t>
      </w:r>
      <w:r w:rsidRPr="0093017B">
        <w:t>, 1586-1589.</w:t>
      </w:r>
      <w:bookmarkEnd w:id="179"/>
    </w:p>
    <w:p w14:paraId="016FCABB" w14:textId="77777777" w:rsidR="0093017B" w:rsidRPr="0093017B" w:rsidRDefault="0093017B" w:rsidP="0093017B">
      <w:pPr>
        <w:pStyle w:val="EndNoteBibliography"/>
      </w:pPr>
      <w:bookmarkStart w:id="180" w:name="_ENREF_52"/>
      <w:r w:rsidRPr="0093017B">
        <w:rPr>
          <w:rFonts w:hint="eastAsia"/>
        </w:rPr>
        <w:t>52. Colton, R. J.; Guzman, A. M.; Rabalais, J. W. Electrochromism in some thin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film transition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metal oxides characterized by x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 xml:space="preserve">ray electron </w:t>
      </w:r>
      <w:r w:rsidRPr="0093017B">
        <w:t xml:space="preserve">spectroscopy. </w:t>
      </w:r>
      <w:r w:rsidRPr="0093017B">
        <w:rPr>
          <w:i/>
        </w:rPr>
        <w:t xml:space="preserve">J. Appl. Phys. </w:t>
      </w:r>
      <w:r w:rsidRPr="0093017B">
        <w:rPr>
          <w:b/>
        </w:rPr>
        <w:t>1978,</w:t>
      </w:r>
      <w:r w:rsidRPr="0093017B">
        <w:t xml:space="preserve"> </w:t>
      </w:r>
      <w:r w:rsidRPr="0093017B">
        <w:rPr>
          <w:i/>
        </w:rPr>
        <w:t>49</w:t>
      </w:r>
      <w:r w:rsidRPr="0093017B">
        <w:t>, 409-416.</w:t>
      </w:r>
      <w:bookmarkEnd w:id="180"/>
    </w:p>
    <w:p w14:paraId="622BA97D" w14:textId="77777777" w:rsidR="0093017B" w:rsidRPr="0093017B" w:rsidRDefault="0093017B" w:rsidP="0093017B">
      <w:pPr>
        <w:pStyle w:val="EndNoteBibliography"/>
      </w:pPr>
      <w:bookmarkStart w:id="181" w:name="_ENREF_53"/>
      <w:r w:rsidRPr="0093017B">
        <w:t xml:space="preserve">53. Chowdari, B.; Tan, K.; Chia, W.; Gopalakrishnan, R. X-ray photoelectron spectroscopic studies of molybdenum phosphate glassy system. </w:t>
      </w:r>
      <w:r w:rsidRPr="0093017B">
        <w:rPr>
          <w:i/>
        </w:rPr>
        <w:t xml:space="preserve">J. Non-cryst. Solids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119</w:t>
      </w:r>
      <w:r w:rsidRPr="0093017B">
        <w:t>, 95-102.</w:t>
      </w:r>
      <w:bookmarkEnd w:id="181"/>
    </w:p>
    <w:p w14:paraId="0025C589" w14:textId="77777777" w:rsidR="0093017B" w:rsidRPr="0093017B" w:rsidRDefault="0093017B" w:rsidP="0093017B">
      <w:pPr>
        <w:pStyle w:val="EndNoteBibliography"/>
      </w:pPr>
      <w:bookmarkStart w:id="182" w:name="_ENREF_54"/>
      <w:r w:rsidRPr="0093017B">
        <w:t xml:space="preserve">54. Nan, H.; Wang, Z.; Wang, W.; Liang, Z.; Lu, Y.; Chen, Q.; He, D.; Tan, P.; Miao, F.; Wang, X. Strong photoluminescence enhancement of MoS2 through defect engineering and oxygen bonding.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5738-5745.</w:t>
      </w:r>
      <w:bookmarkEnd w:id="182"/>
    </w:p>
    <w:p w14:paraId="27DAACA1" w14:textId="77777777" w:rsidR="0093017B" w:rsidRPr="0093017B" w:rsidRDefault="0093017B" w:rsidP="0093017B">
      <w:pPr>
        <w:pStyle w:val="EndNoteBibliography"/>
      </w:pPr>
      <w:bookmarkStart w:id="183" w:name="_ENREF_55"/>
      <w:r w:rsidRPr="0093017B">
        <w:t xml:space="preserve">55. Zhou, W.; Zou, X.; Najmaei, S.; Liu, Z.; Shi, Y.; Kong, J.; Lou, J.; Ajayan, P. M.; Yakobson, B. I.; Idrobo, J.-C. Intrinsic structural defects in monolayer molybdenum disulfide. </w:t>
      </w:r>
      <w:r w:rsidRPr="0093017B">
        <w:rPr>
          <w:i/>
        </w:rPr>
        <w:t xml:space="preserve">Nano Lett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13</w:t>
      </w:r>
      <w:r w:rsidRPr="0093017B">
        <w:t>, 2615-2622.</w:t>
      </w:r>
      <w:bookmarkEnd w:id="183"/>
    </w:p>
    <w:p w14:paraId="4D4D9F4D" w14:textId="77777777" w:rsidR="0093017B" w:rsidRPr="0093017B" w:rsidRDefault="0093017B" w:rsidP="0093017B">
      <w:pPr>
        <w:pStyle w:val="EndNoteBibliography"/>
      </w:pPr>
      <w:bookmarkStart w:id="184" w:name="_ENREF_56"/>
      <w:r w:rsidRPr="0093017B">
        <w:t xml:space="preserve">56. Yan, Y.; Xia, B.; Ge, X.; Liu, Z.; Wang, J.-Y.; Wang, X. Ultrathin MoS2 nanoplates with rich active sites as highly efficient catalyst for hydrogen evolution. </w:t>
      </w:r>
      <w:r w:rsidRPr="0093017B">
        <w:rPr>
          <w:i/>
        </w:rPr>
        <w:t xml:space="preserve">ACS Appl. Mater. Interfaces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5</w:t>
      </w:r>
      <w:r w:rsidRPr="0093017B">
        <w:t>, 12794-12798.</w:t>
      </w:r>
      <w:bookmarkEnd w:id="184"/>
    </w:p>
    <w:p w14:paraId="0EB45DC6" w14:textId="77777777" w:rsidR="0093017B" w:rsidRPr="0093017B" w:rsidRDefault="0093017B" w:rsidP="0093017B">
      <w:pPr>
        <w:pStyle w:val="EndNoteBibliography"/>
      </w:pPr>
      <w:bookmarkStart w:id="185" w:name="_ENREF_57"/>
      <w:r w:rsidRPr="0093017B">
        <w:t xml:space="preserve">57. Wang, X.; Zhang, T.-B.; Yang, W.; Zhu, H.; Chen, L.; Sun, Q.-Q.; Zhang, D. W. Improved integration of ultra-thin high-k dielectrics in few-layer MoS2 FET by remote forming gas plasma pretreatment.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110</w:t>
      </w:r>
      <w:r w:rsidRPr="0093017B">
        <w:t>, 053110.</w:t>
      </w:r>
      <w:bookmarkEnd w:id="185"/>
    </w:p>
    <w:p w14:paraId="354DF6FA" w14:textId="31E3E426" w:rsidR="00295B99" w:rsidRDefault="00A83D9E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295B99">
        <w:rPr>
          <w:rFonts w:ascii="Times New Roman" w:eastAsia="宋体" w:hAnsi="Times New Roman" w:cs="Times New Roman"/>
          <w:kern w:val="0"/>
          <w:sz w:val="24"/>
          <w:szCs w:val="20"/>
        </w:rPr>
        <w:br w:type="page"/>
      </w:r>
    </w:p>
    <w:p w14:paraId="7DBC4E1E" w14:textId="77777777" w:rsidR="00295B99" w:rsidRPr="00295B99" w:rsidRDefault="00295B99" w:rsidP="00295B99">
      <w:pPr>
        <w:widowControl/>
        <w:spacing w:after="200" w:line="360" w:lineRule="auto"/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</w:pPr>
      <w:r w:rsidRPr="00020A06"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  <w:lastRenderedPageBreak/>
        <w:t>Table of Contents</w:t>
      </w:r>
    </w:p>
    <w:p w14:paraId="58778F2B" w14:textId="1E145C9A" w:rsidR="008B3580" w:rsidRPr="00193004" w:rsidRDefault="00020A06" w:rsidP="00020A0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5D79F798" wp14:editId="05DAC3FE">
            <wp:extent cx="2880000" cy="14368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C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580" w:rsidRPr="00193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857C83" w14:textId="77777777" w:rsidR="0023118C" w:rsidRDefault="0023118C" w:rsidP="00DB6B0F">
      <w:r>
        <w:separator/>
      </w:r>
    </w:p>
  </w:endnote>
  <w:endnote w:type="continuationSeparator" w:id="0">
    <w:p w14:paraId="4A0323A4" w14:textId="77777777" w:rsidR="0023118C" w:rsidRDefault="0023118C" w:rsidP="00DB6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1085AC" w14:textId="77777777" w:rsidR="0023118C" w:rsidRDefault="0023118C" w:rsidP="00DB6B0F">
      <w:r>
        <w:separator/>
      </w:r>
    </w:p>
  </w:footnote>
  <w:footnote w:type="continuationSeparator" w:id="0">
    <w:p w14:paraId="37D3AEC1" w14:textId="77777777" w:rsidR="0023118C" w:rsidRDefault="0023118C" w:rsidP="00DB6B0F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p">
    <w15:presenceInfo w15:providerId="None" w15:userId="z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/record-ids&gt;&lt;/item&gt;&lt;/Libraries&gt;"/>
  </w:docVars>
  <w:rsids>
    <w:rsidRoot w:val="008E5ACB"/>
    <w:rsid w:val="000056C7"/>
    <w:rsid w:val="000109F6"/>
    <w:rsid w:val="00015A32"/>
    <w:rsid w:val="0001616C"/>
    <w:rsid w:val="00020A06"/>
    <w:rsid w:val="0002626E"/>
    <w:rsid w:val="00026C69"/>
    <w:rsid w:val="000311FC"/>
    <w:rsid w:val="00031443"/>
    <w:rsid w:val="0003274F"/>
    <w:rsid w:val="0003329F"/>
    <w:rsid w:val="0003488E"/>
    <w:rsid w:val="00037904"/>
    <w:rsid w:val="00041EEF"/>
    <w:rsid w:val="00042813"/>
    <w:rsid w:val="000429BE"/>
    <w:rsid w:val="0004386F"/>
    <w:rsid w:val="0004725B"/>
    <w:rsid w:val="00047826"/>
    <w:rsid w:val="00053C54"/>
    <w:rsid w:val="000566E6"/>
    <w:rsid w:val="00057F2F"/>
    <w:rsid w:val="00060605"/>
    <w:rsid w:val="000642CF"/>
    <w:rsid w:val="00065BE1"/>
    <w:rsid w:val="00065CEE"/>
    <w:rsid w:val="00066D8D"/>
    <w:rsid w:val="000741BE"/>
    <w:rsid w:val="0008505F"/>
    <w:rsid w:val="0008766D"/>
    <w:rsid w:val="00087C7B"/>
    <w:rsid w:val="000901F8"/>
    <w:rsid w:val="00093374"/>
    <w:rsid w:val="000A02E6"/>
    <w:rsid w:val="000A537A"/>
    <w:rsid w:val="000A6EF8"/>
    <w:rsid w:val="000B1ABA"/>
    <w:rsid w:val="000B3894"/>
    <w:rsid w:val="000B4458"/>
    <w:rsid w:val="000B682C"/>
    <w:rsid w:val="000D06B2"/>
    <w:rsid w:val="000D4489"/>
    <w:rsid w:val="000D7C88"/>
    <w:rsid w:val="000E39F0"/>
    <w:rsid w:val="000E58AE"/>
    <w:rsid w:val="000F2571"/>
    <w:rsid w:val="000F332E"/>
    <w:rsid w:val="000F50FC"/>
    <w:rsid w:val="000F697E"/>
    <w:rsid w:val="000F7040"/>
    <w:rsid w:val="000F7702"/>
    <w:rsid w:val="000F79DB"/>
    <w:rsid w:val="00101AD7"/>
    <w:rsid w:val="001026E9"/>
    <w:rsid w:val="00107B77"/>
    <w:rsid w:val="001104A3"/>
    <w:rsid w:val="0011264E"/>
    <w:rsid w:val="00114CFF"/>
    <w:rsid w:val="0013219A"/>
    <w:rsid w:val="0013370D"/>
    <w:rsid w:val="0013429C"/>
    <w:rsid w:val="00136D3D"/>
    <w:rsid w:val="0016186D"/>
    <w:rsid w:val="00162A7F"/>
    <w:rsid w:val="00164B8F"/>
    <w:rsid w:val="00167FDD"/>
    <w:rsid w:val="001702CE"/>
    <w:rsid w:val="00171EA6"/>
    <w:rsid w:val="00172141"/>
    <w:rsid w:val="00172C27"/>
    <w:rsid w:val="00175632"/>
    <w:rsid w:val="001847E7"/>
    <w:rsid w:val="00184C33"/>
    <w:rsid w:val="00186CE9"/>
    <w:rsid w:val="00186D74"/>
    <w:rsid w:val="00190EB5"/>
    <w:rsid w:val="0019131C"/>
    <w:rsid w:val="00192D04"/>
    <w:rsid w:val="00193004"/>
    <w:rsid w:val="00193A3A"/>
    <w:rsid w:val="001943AC"/>
    <w:rsid w:val="001944DD"/>
    <w:rsid w:val="001958F7"/>
    <w:rsid w:val="001965F3"/>
    <w:rsid w:val="001A219A"/>
    <w:rsid w:val="001A273F"/>
    <w:rsid w:val="001A50B4"/>
    <w:rsid w:val="001B0274"/>
    <w:rsid w:val="001B134D"/>
    <w:rsid w:val="001B3052"/>
    <w:rsid w:val="001B31B2"/>
    <w:rsid w:val="001B5026"/>
    <w:rsid w:val="001B73C1"/>
    <w:rsid w:val="001B7482"/>
    <w:rsid w:val="001C02D1"/>
    <w:rsid w:val="001C1187"/>
    <w:rsid w:val="001C53DC"/>
    <w:rsid w:val="001D1C37"/>
    <w:rsid w:val="001D38BF"/>
    <w:rsid w:val="001D45E9"/>
    <w:rsid w:val="001D467F"/>
    <w:rsid w:val="001D6D6C"/>
    <w:rsid w:val="001E0D09"/>
    <w:rsid w:val="001E13E0"/>
    <w:rsid w:val="001E24FA"/>
    <w:rsid w:val="001E2EAF"/>
    <w:rsid w:val="001E3089"/>
    <w:rsid w:val="001E332D"/>
    <w:rsid w:val="001E5F50"/>
    <w:rsid w:val="001E6FEE"/>
    <w:rsid w:val="001E7037"/>
    <w:rsid w:val="001F1EB6"/>
    <w:rsid w:val="001F21F5"/>
    <w:rsid w:val="001F38C3"/>
    <w:rsid w:val="001F3C89"/>
    <w:rsid w:val="00200183"/>
    <w:rsid w:val="002018CF"/>
    <w:rsid w:val="002036F9"/>
    <w:rsid w:val="00203D2B"/>
    <w:rsid w:val="002117C9"/>
    <w:rsid w:val="00212BD9"/>
    <w:rsid w:val="00216857"/>
    <w:rsid w:val="00217A0A"/>
    <w:rsid w:val="002201BC"/>
    <w:rsid w:val="002204E1"/>
    <w:rsid w:val="00221840"/>
    <w:rsid w:val="00222639"/>
    <w:rsid w:val="00223929"/>
    <w:rsid w:val="002308F9"/>
    <w:rsid w:val="00230F2B"/>
    <w:rsid w:val="0023118C"/>
    <w:rsid w:val="002321AB"/>
    <w:rsid w:val="0023562B"/>
    <w:rsid w:val="002414D4"/>
    <w:rsid w:val="00241F14"/>
    <w:rsid w:val="00246D8C"/>
    <w:rsid w:val="00247693"/>
    <w:rsid w:val="0025064C"/>
    <w:rsid w:val="002519D7"/>
    <w:rsid w:val="00253783"/>
    <w:rsid w:val="00253A0A"/>
    <w:rsid w:val="00257C2A"/>
    <w:rsid w:val="0026123A"/>
    <w:rsid w:val="002651AF"/>
    <w:rsid w:val="00282309"/>
    <w:rsid w:val="00295B99"/>
    <w:rsid w:val="00296A09"/>
    <w:rsid w:val="00297297"/>
    <w:rsid w:val="00297986"/>
    <w:rsid w:val="00297AE3"/>
    <w:rsid w:val="002A0345"/>
    <w:rsid w:val="002A1FA5"/>
    <w:rsid w:val="002A2BE8"/>
    <w:rsid w:val="002A3875"/>
    <w:rsid w:val="002A4FEB"/>
    <w:rsid w:val="002B24E4"/>
    <w:rsid w:val="002B4042"/>
    <w:rsid w:val="002B529F"/>
    <w:rsid w:val="002B6664"/>
    <w:rsid w:val="002B6AFE"/>
    <w:rsid w:val="002C6C48"/>
    <w:rsid w:val="002D1028"/>
    <w:rsid w:val="002D4364"/>
    <w:rsid w:val="002E0690"/>
    <w:rsid w:val="002E1A68"/>
    <w:rsid w:val="002E28FA"/>
    <w:rsid w:val="002E3D3F"/>
    <w:rsid w:val="002F1BC5"/>
    <w:rsid w:val="002F3422"/>
    <w:rsid w:val="002F6135"/>
    <w:rsid w:val="002F6A30"/>
    <w:rsid w:val="002F7F34"/>
    <w:rsid w:val="00306D32"/>
    <w:rsid w:val="00307630"/>
    <w:rsid w:val="0030795E"/>
    <w:rsid w:val="0031179F"/>
    <w:rsid w:val="00311A6C"/>
    <w:rsid w:val="00313834"/>
    <w:rsid w:val="00314635"/>
    <w:rsid w:val="00315D6D"/>
    <w:rsid w:val="00317327"/>
    <w:rsid w:val="003225C3"/>
    <w:rsid w:val="00323557"/>
    <w:rsid w:val="0032508D"/>
    <w:rsid w:val="0033028E"/>
    <w:rsid w:val="00334AE4"/>
    <w:rsid w:val="00335907"/>
    <w:rsid w:val="00337ABB"/>
    <w:rsid w:val="00337F89"/>
    <w:rsid w:val="00341514"/>
    <w:rsid w:val="003472DF"/>
    <w:rsid w:val="00350A84"/>
    <w:rsid w:val="003541A0"/>
    <w:rsid w:val="003548FB"/>
    <w:rsid w:val="003574E5"/>
    <w:rsid w:val="003620A5"/>
    <w:rsid w:val="00362443"/>
    <w:rsid w:val="00362A70"/>
    <w:rsid w:val="003636AD"/>
    <w:rsid w:val="00366079"/>
    <w:rsid w:val="00366780"/>
    <w:rsid w:val="003672E5"/>
    <w:rsid w:val="003718AA"/>
    <w:rsid w:val="00371ECD"/>
    <w:rsid w:val="00373B81"/>
    <w:rsid w:val="00374B32"/>
    <w:rsid w:val="00375EAC"/>
    <w:rsid w:val="003802AB"/>
    <w:rsid w:val="00380B71"/>
    <w:rsid w:val="00383B31"/>
    <w:rsid w:val="00386407"/>
    <w:rsid w:val="003925A0"/>
    <w:rsid w:val="00393F9A"/>
    <w:rsid w:val="00396D5C"/>
    <w:rsid w:val="003970F8"/>
    <w:rsid w:val="003A17CC"/>
    <w:rsid w:val="003A1AFF"/>
    <w:rsid w:val="003A1C32"/>
    <w:rsid w:val="003A1E2D"/>
    <w:rsid w:val="003A24D8"/>
    <w:rsid w:val="003B03D4"/>
    <w:rsid w:val="003B0FEE"/>
    <w:rsid w:val="003B126C"/>
    <w:rsid w:val="003B2D5C"/>
    <w:rsid w:val="003B7236"/>
    <w:rsid w:val="003C090E"/>
    <w:rsid w:val="003C1117"/>
    <w:rsid w:val="003C138D"/>
    <w:rsid w:val="003C3652"/>
    <w:rsid w:val="003C5175"/>
    <w:rsid w:val="003C6D81"/>
    <w:rsid w:val="003C7C24"/>
    <w:rsid w:val="003D2D5A"/>
    <w:rsid w:val="003D5988"/>
    <w:rsid w:val="003D6152"/>
    <w:rsid w:val="003E535E"/>
    <w:rsid w:val="003F3F40"/>
    <w:rsid w:val="004035FB"/>
    <w:rsid w:val="0040514B"/>
    <w:rsid w:val="00410DEB"/>
    <w:rsid w:val="0041113D"/>
    <w:rsid w:val="00412F4C"/>
    <w:rsid w:val="00413D00"/>
    <w:rsid w:val="0041576C"/>
    <w:rsid w:val="004216C8"/>
    <w:rsid w:val="004223D7"/>
    <w:rsid w:val="004244EF"/>
    <w:rsid w:val="00433DD8"/>
    <w:rsid w:val="00434A7E"/>
    <w:rsid w:val="00435CA4"/>
    <w:rsid w:val="00440E7B"/>
    <w:rsid w:val="0044428E"/>
    <w:rsid w:val="004471A6"/>
    <w:rsid w:val="00450D88"/>
    <w:rsid w:val="00451989"/>
    <w:rsid w:val="00454743"/>
    <w:rsid w:val="00455479"/>
    <w:rsid w:val="00456064"/>
    <w:rsid w:val="0046340B"/>
    <w:rsid w:val="0046670B"/>
    <w:rsid w:val="004723DE"/>
    <w:rsid w:val="00473329"/>
    <w:rsid w:val="004738DE"/>
    <w:rsid w:val="00475714"/>
    <w:rsid w:val="00482F02"/>
    <w:rsid w:val="004862B5"/>
    <w:rsid w:val="00487A64"/>
    <w:rsid w:val="00487A78"/>
    <w:rsid w:val="00487BE8"/>
    <w:rsid w:val="004904E0"/>
    <w:rsid w:val="00494013"/>
    <w:rsid w:val="00495116"/>
    <w:rsid w:val="004963FD"/>
    <w:rsid w:val="00497173"/>
    <w:rsid w:val="004A19DC"/>
    <w:rsid w:val="004A3339"/>
    <w:rsid w:val="004A51FB"/>
    <w:rsid w:val="004B00E1"/>
    <w:rsid w:val="004B1A5A"/>
    <w:rsid w:val="004B274D"/>
    <w:rsid w:val="004B2C9C"/>
    <w:rsid w:val="004B5137"/>
    <w:rsid w:val="004B5F75"/>
    <w:rsid w:val="004C0372"/>
    <w:rsid w:val="004C1F83"/>
    <w:rsid w:val="004C1FBE"/>
    <w:rsid w:val="004D058B"/>
    <w:rsid w:val="004D12B0"/>
    <w:rsid w:val="004D242A"/>
    <w:rsid w:val="004D66B3"/>
    <w:rsid w:val="004D7118"/>
    <w:rsid w:val="004D7D82"/>
    <w:rsid w:val="004E16F7"/>
    <w:rsid w:val="004E4C0D"/>
    <w:rsid w:val="004E6588"/>
    <w:rsid w:val="004E7BC4"/>
    <w:rsid w:val="004E7DAE"/>
    <w:rsid w:val="004F2B06"/>
    <w:rsid w:val="004F4846"/>
    <w:rsid w:val="004F49B6"/>
    <w:rsid w:val="004F4F7E"/>
    <w:rsid w:val="005040E3"/>
    <w:rsid w:val="00511F37"/>
    <w:rsid w:val="0051210F"/>
    <w:rsid w:val="005243AF"/>
    <w:rsid w:val="00525004"/>
    <w:rsid w:val="00530346"/>
    <w:rsid w:val="0053527E"/>
    <w:rsid w:val="00536AE9"/>
    <w:rsid w:val="0053795B"/>
    <w:rsid w:val="005402FB"/>
    <w:rsid w:val="00541D4A"/>
    <w:rsid w:val="00542898"/>
    <w:rsid w:val="005428DB"/>
    <w:rsid w:val="005505F5"/>
    <w:rsid w:val="0055064E"/>
    <w:rsid w:val="00552C18"/>
    <w:rsid w:val="00553141"/>
    <w:rsid w:val="00557B59"/>
    <w:rsid w:val="00557B8C"/>
    <w:rsid w:val="00561141"/>
    <w:rsid w:val="00561913"/>
    <w:rsid w:val="0056569D"/>
    <w:rsid w:val="005659D6"/>
    <w:rsid w:val="00567E84"/>
    <w:rsid w:val="00570DF0"/>
    <w:rsid w:val="00574A07"/>
    <w:rsid w:val="00574F22"/>
    <w:rsid w:val="00575138"/>
    <w:rsid w:val="00580DA0"/>
    <w:rsid w:val="00582D03"/>
    <w:rsid w:val="00584A67"/>
    <w:rsid w:val="0058516F"/>
    <w:rsid w:val="00590420"/>
    <w:rsid w:val="00593A41"/>
    <w:rsid w:val="00596771"/>
    <w:rsid w:val="00596831"/>
    <w:rsid w:val="00596B00"/>
    <w:rsid w:val="005A1EC2"/>
    <w:rsid w:val="005A1F5D"/>
    <w:rsid w:val="005A31DE"/>
    <w:rsid w:val="005A56AC"/>
    <w:rsid w:val="005A6BB1"/>
    <w:rsid w:val="005A77AB"/>
    <w:rsid w:val="005B2A67"/>
    <w:rsid w:val="005B3289"/>
    <w:rsid w:val="005C1E64"/>
    <w:rsid w:val="005C2178"/>
    <w:rsid w:val="005C3A9D"/>
    <w:rsid w:val="005C6AD9"/>
    <w:rsid w:val="005C79F4"/>
    <w:rsid w:val="005C7BE4"/>
    <w:rsid w:val="005D5846"/>
    <w:rsid w:val="005E1214"/>
    <w:rsid w:val="005E20EA"/>
    <w:rsid w:val="005E2540"/>
    <w:rsid w:val="005E31B0"/>
    <w:rsid w:val="005E521D"/>
    <w:rsid w:val="005F024A"/>
    <w:rsid w:val="005F3249"/>
    <w:rsid w:val="005F5D42"/>
    <w:rsid w:val="006014BA"/>
    <w:rsid w:val="006018D9"/>
    <w:rsid w:val="006036C4"/>
    <w:rsid w:val="00605C88"/>
    <w:rsid w:val="00606ABC"/>
    <w:rsid w:val="00610E3B"/>
    <w:rsid w:val="006129A6"/>
    <w:rsid w:val="00612C7B"/>
    <w:rsid w:val="00616347"/>
    <w:rsid w:val="00621828"/>
    <w:rsid w:val="00622154"/>
    <w:rsid w:val="00622EA9"/>
    <w:rsid w:val="006271E0"/>
    <w:rsid w:val="006277C8"/>
    <w:rsid w:val="00630AE8"/>
    <w:rsid w:val="00630B0D"/>
    <w:rsid w:val="00635768"/>
    <w:rsid w:val="0063632A"/>
    <w:rsid w:val="006365AF"/>
    <w:rsid w:val="00645C6A"/>
    <w:rsid w:val="00646952"/>
    <w:rsid w:val="00650F08"/>
    <w:rsid w:val="00651C10"/>
    <w:rsid w:val="006528A6"/>
    <w:rsid w:val="00655391"/>
    <w:rsid w:val="00656F78"/>
    <w:rsid w:val="006572D3"/>
    <w:rsid w:val="00660C85"/>
    <w:rsid w:val="00660D85"/>
    <w:rsid w:val="006610A5"/>
    <w:rsid w:val="00662BF8"/>
    <w:rsid w:val="00663944"/>
    <w:rsid w:val="00663BB8"/>
    <w:rsid w:val="00665129"/>
    <w:rsid w:val="00671238"/>
    <w:rsid w:val="006712E9"/>
    <w:rsid w:val="00674160"/>
    <w:rsid w:val="00676953"/>
    <w:rsid w:val="006844FD"/>
    <w:rsid w:val="00686E87"/>
    <w:rsid w:val="00693349"/>
    <w:rsid w:val="00695D12"/>
    <w:rsid w:val="00697A03"/>
    <w:rsid w:val="006A0379"/>
    <w:rsid w:val="006A09D8"/>
    <w:rsid w:val="006A46B0"/>
    <w:rsid w:val="006A7875"/>
    <w:rsid w:val="006A78F8"/>
    <w:rsid w:val="006B01FF"/>
    <w:rsid w:val="006B04B6"/>
    <w:rsid w:val="006B15B3"/>
    <w:rsid w:val="006C1126"/>
    <w:rsid w:val="006C13E4"/>
    <w:rsid w:val="006C1448"/>
    <w:rsid w:val="006C29F8"/>
    <w:rsid w:val="006C4130"/>
    <w:rsid w:val="006C72BE"/>
    <w:rsid w:val="006C7E79"/>
    <w:rsid w:val="006E24BE"/>
    <w:rsid w:val="006E35EA"/>
    <w:rsid w:val="006E4709"/>
    <w:rsid w:val="006F2318"/>
    <w:rsid w:val="006F23A3"/>
    <w:rsid w:val="006F2957"/>
    <w:rsid w:val="006F3D2D"/>
    <w:rsid w:val="006F48FE"/>
    <w:rsid w:val="006F7968"/>
    <w:rsid w:val="00701F84"/>
    <w:rsid w:val="00703884"/>
    <w:rsid w:val="00704993"/>
    <w:rsid w:val="00705E70"/>
    <w:rsid w:val="00707ADA"/>
    <w:rsid w:val="00707B0B"/>
    <w:rsid w:val="00707C34"/>
    <w:rsid w:val="00707C90"/>
    <w:rsid w:val="00712FAC"/>
    <w:rsid w:val="00713DE1"/>
    <w:rsid w:val="007211DF"/>
    <w:rsid w:val="007218AF"/>
    <w:rsid w:val="00722976"/>
    <w:rsid w:val="0072344C"/>
    <w:rsid w:val="00730BB5"/>
    <w:rsid w:val="0073499B"/>
    <w:rsid w:val="007353AE"/>
    <w:rsid w:val="007362C0"/>
    <w:rsid w:val="0074002B"/>
    <w:rsid w:val="00751974"/>
    <w:rsid w:val="007536A9"/>
    <w:rsid w:val="007538F0"/>
    <w:rsid w:val="007539F8"/>
    <w:rsid w:val="007608A3"/>
    <w:rsid w:val="00760D79"/>
    <w:rsid w:val="00761776"/>
    <w:rsid w:val="007646BF"/>
    <w:rsid w:val="00775AEC"/>
    <w:rsid w:val="007801C1"/>
    <w:rsid w:val="0078024A"/>
    <w:rsid w:val="0078191D"/>
    <w:rsid w:val="00782787"/>
    <w:rsid w:val="00786FB9"/>
    <w:rsid w:val="00787275"/>
    <w:rsid w:val="00787D89"/>
    <w:rsid w:val="0079076F"/>
    <w:rsid w:val="00790B2A"/>
    <w:rsid w:val="0079419C"/>
    <w:rsid w:val="007977B3"/>
    <w:rsid w:val="007A05D9"/>
    <w:rsid w:val="007A0C2A"/>
    <w:rsid w:val="007A1117"/>
    <w:rsid w:val="007A1ED4"/>
    <w:rsid w:val="007A2273"/>
    <w:rsid w:val="007A4FE1"/>
    <w:rsid w:val="007A60BB"/>
    <w:rsid w:val="007B0259"/>
    <w:rsid w:val="007B0BD0"/>
    <w:rsid w:val="007B169D"/>
    <w:rsid w:val="007B585D"/>
    <w:rsid w:val="007B5CD3"/>
    <w:rsid w:val="007B735D"/>
    <w:rsid w:val="007C04D9"/>
    <w:rsid w:val="007C5788"/>
    <w:rsid w:val="007D361B"/>
    <w:rsid w:val="007D3667"/>
    <w:rsid w:val="007D5F32"/>
    <w:rsid w:val="007D7B86"/>
    <w:rsid w:val="007E24DB"/>
    <w:rsid w:val="007F12C4"/>
    <w:rsid w:val="007F5F7C"/>
    <w:rsid w:val="0080410E"/>
    <w:rsid w:val="00804698"/>
    <w:rsid w:val="00805D40"/>
    <w:rsid w:val="00807512"/>
    <w:rsid w:val="008101B0"/>
    <w:rsid w:val="00812BD8"/>
    <w:rsid w:val="00814B39"/>
    <w:rsid w:val="00821FD9"/>
    <w:rsid w:val="00822920"/>
    <w:rsid w:val="00825D4F"/>
    <w:rsid w:val="00826974"/>
    <w:rsid w:val="00832CD8"/>
    <w:rsid w:val="00833241"/>
    <w:rsid w:val="0083624E"/>
    <w:rsid w:val="00836EA0"/>
    <w:rsid w:val="00845477"/>
    <w:rsid w:val="008471C6"/>
    <w:rsid w:val="00850D23"/>
    <w:rsid w:val="0085162C"/>
    <w:rsid w:val="00852204"/>
    <w:rsid w:val="00854E5E"/>
    <w:rsid w:val="008567EC"/>
    <w:rsid w:val="00860A75"/>
    <w:rsid w:val="00862139"/>
    <w:rsid w:val="00862A65"/>
    <w:rsid w:val="00863A1C"/>
    <w:rsid w:val="008659CC"/>
    <w:rsid w:val="00867138"/>
    <w:rsid w:val="008727F2"/>
    <w:rsid w:val="0087530D"/>
    <w:rsid w:val="008766B7"/>
    <w:rsid w:val="00880CDF"/>
    <w:rsid w:val="008811A1"/>
    <w:rsid w:val="00883D13"/>
    <w:rsid w:val="00894155"/>
    <w:rsid w:val="0089495E"/>
    <w:rsid w:val="00895FAA"/>
    <w:rsid w:val="008A4C20"/>
    <w:rsid w:val="008A4E6D"/>
    <w:rsid w:val="008A688F"/>
    <w:rsid w:val="008A6EEB"/>
    <w:rsid w:val="008B2BF1"/>
    <w:rsid w:val="008B3580"/>
    <w:rsid w:val="008B418E"/>
    <w:rsid w:val="008B4CEA"/>
    <w:rsid w:val="008C5178"/>
    <w:rsid w:val="008C7947"/>
    <w:rsid w:val="008D01AE"/>
    <w:rsid w:val="008D029B"/>
    <w:rsid w:val="008D099F"/>
    <w:rsid w:val="008D1413"/>
    <w:rsid w:val="008D4800"/>
    <w:rsid w:val="008D6141"/>
    <w:rsid w:val="008E03BF"/>
    <w:rsid w:val="008E2DD8"/>
    <w:rsid w:val="008E5ACB"/>
    <w:rsid w:val="008E67FC"/>
    <w:rsid w:val="008E6F09"/>
    <w:rsid w:val="008F1543"/>
    <w:rsid w:val="00900479"/>
    <w:rsid w:val="00900683"/>
    <w:rsid w:val="009008AC"/>
    <w:rsid w:val="00903D8B"/>
    <w:rsid w:val="009042F5"/>
    <w:rsid w:val="00906272"/>
    <w:rsid w:val="0090643F"/>
    <w:rsid w:val="009106BB"/>
    <w:rsid w:val="009116CC"/>
    <w:rsid w:val="0091170F"/>
    <w:rsid w:val="009160AA"/>
    <w:rsid w:val="009167DE"/>
    <w:rsid w:val="00920226"/>
    <w:rsid w:val="00920655"/>
    <w:rsid w:val="00924E9E"/>
    <w:rsid w:val="00926184"/>
    <w:rsid w:val="0093017B"/>
    <w:rsid w:val="009302A4"/>
    <w:rsid w:val="00937521"/>
    <w:rsid w:val="00944AA4"/>
    <w:rsid w:val="00945937"/>
    <w:rsid w:val="0095024C"/>
    <w:rsid w:val="00950686"/>
    <w:rsid w:val="0095082E"/>
    <w:rsid w:val="0095193A"/>
    <w:rsid w:val="009537E6"/>
    <w:rsid w:val="00953827"/>
    <w:rsid w:val="00954EE0"/>
    <w:rsid w:val="00960CD7"/>
    <w:rsid w:val="009619B0"/>
    <w:rsid w:val="00962495"/>
    <w:rsid w:val="00963FE2"/>
    <w:rsid w:val="009655AC"/>
    <w:rsid w:val="00965DF7"/>
    <w:rsid w:val="0096790B"/>
    <w:rsid w:val="009708A2"/>
    <w:rsid w:val="00971EEE"/>
    <w:rsid w:val="00974F89"/>
    <w:rsid w:val="009761A3"/>
    <w:rsid w:val="00976BD0"/>
    <w:rsid w:val="009845FC"/>
    <w:rsid w:val="00985ADF"/>
    <w:rsid w:val="009870A0"/>
    <w:rsid w:val="00991EF8"/>
    <w:rsid w:val="00992B3A"/>
    <w:rsid w:val="00996218"/>
    <w:rsid w:val="0099633B"/>
    <w:rsid w:val="00996912"/>
    <w:rsid w:val="009A405D"/>
    <w:rsid w:val="009A4409"/>
    <w:rsid w:val="009A53C2"/>
    <w:rsid w:val="009A6953"/>
    <w:rsid w:val="009A6AC8"/>
    <w:rsid w:val="009B014A"/>
    <w:rsid w:val="009B2F22"/>
    <w:rsid w:val="009B33B4"/>
    <w:rsid w:val="009B3F0D"/>
    <w:rsid w:val="009B610E"/>
    <w:rsid w:val="009C12F7"/>
    <w:rsid w:val="009C174B"/>
    <w:rsid w:val="009C24D6"/>
    <w:rsid w:val="009C5766"/>
    <w:rsid w:val="009C5B5C"/>
    <w:rsid w:val="009C78B1"/>
    <w:rsid w:val="009D1F67"/>
    <w:rsid w:val="009D67A0"/>
    <w:rsid w:val="009D773D"/>
    <w:rsid w:val="009D7FAB"/>
    <w:rsid w:val="009E07E6"/>
    <w:rsid w:val="009E2EB8"/>
    <w:rsid w:val="009F52EF"/>
    <w:rsid w:val="009F5FAA"/>
    <w:rsid w:val="009F6D3F"/>
    <w:rsid w:val="009F6DA7"/>
    <w:rsid w:val="009F7AB7"/>
    <w:rsid w:val="00A015ED"/>
    <w:rsid w:val="00A0641B"/>
    <w:rsid w:val="00A15291"/>
    <w:rsid w:val="00A17E87"/>
    <w:rsid w:val="00A260B6"/>
    <w:rsid w:val="00A278F0"/>
    <w:rsid w:val="00A302CA"/>
    <w:rsid w:val="00A30D89"/>
    <w:rsid w:val="00A3179A"/>
    <w:rsid w:val="00A36B76"/>
    <w:rsid w:val="00A36C7E"/>
    <w:rsid w:val="00A40BE9"/>
    <w:rsid w:val="00A42F7B"/>
    <w:rsid w:val="00A4339F"/>
    <w:rsid w:val="00A4466C"/>
    <w:rsid w:val="00A45347"/>
    <w:rsid w:val="00A45846"/>
    <w:rsid w:val="00A53671"/>
    <w:rsid w:val="00A53F03"/>
    <w:rsid w:val="00A54D8B"/>
    <w:rsid w:val="00A60CC6"/>
    <w:rsid w:val="00A635E9"/>
    <w:rsid w:val="00A66545"/>
    <w:rsid w:val="00A70BF2"/>
    <w:rsid w:val="00A72960"/>
    <w:rsid w:val="00A839C7"/>
    <w:rsid w:val="00A83D9E"/>
    <w:rsid w:val="00A8594A"/>
    <w:rsid w:val="00A87A72"/>
    <w:rsid w:val="00A92845"/>
    <w:rsid w:val="00A92DB7"/>
    <w:rsid w:val="00A935C5"/>
    <w:rsid w:val="00A960A3"/>
    <w:rsid w:val="00AA0A43"/>
    <w:rsid w:val="00AB3CB1"/>
    <w:rsid w:val="00AB4C35"/>
    <w:rsid w:val="00AB73D5"/>
    <w:rsid w:val="00AC200A"/>
    <w:rsid w:val="00AC4DF1"/>
    <w:rsid w:val="00AC7235"/>
    <w:rsid w:val="00AD02D9"/>
    <w:rsid w:val="00AD0A83"/>
    <w:rsid w:val="00AD28F5"/>
    <w:rsid w:val="00AD414D"/>
    <w:rsid w:val="00AE34D5"/>
    <w:rsid w:val="00AF0675"/>
    <w:rsid w:val="00AF2BA7"/>
    <w:rsid w:val="00AF48AD"/>
    <w:rsid w:val="00AF4A3F"/>
    <w:rsid w:val="00AF5057"/>
    <w:rsid w:val="00B00256"/>
    <w:rsid w:val="00B00F90"/>
    <w:rsid w:val="00B02534"/>
    <w:rsid w:val="00B073A9"/>
    <w:rsid w:val="00B11E6E"/>
    <w:rsid w:val="00B11FB9"/>
    <w:rsid w:val="00B13E2F"/>
    <w:rsid w:val="00B14840"/>
    <w:rsid w:val="00B200D1"/>
    <w:rsid w:val="00B2070D"/>
    <w:rsid w:val="00B2110D"/>
    <w:rsid w:val="00B22337"/>
    <w:rsid w:val="00B24E65"/>
    <w:rsid w:val="00B27384"/>
    <w:rsid w:val="00B37922"/>
    <w:rsid w:val="00B41466"/>
    <w:rsid w:val="00B42CB5"/>
    <w:rsid w:val="00B434E2"/>
    <w:rsid w:val="00B45632"/>
    <w:rsid w:val="00B45F80"/>
    <w:rsid w:val="00B530B5"/>
    <w:rsid w:val="00B53840"/>
    <w:rsid w:val="00B55D70"/>
    <w:rsid w:val="00B55DFC"/>
    <w:rsid w:val="00B608DA"/>
    <w:rsid w:val="00B62FDA"/>
    <w:rsid w:val="00B63A14"/>
    <w:rsid w:val="00B65AAC"/>
    <w:rsid w:val="00B66127"/>
    <w:rsid w:val="00B71568"/>
    <w:rsid w:val="00B7177A"/>
    <w:rsid w:val="00B717BF"/>
    <w:rsid w:val="00B74D2E"/>
    <w:rsid w:val="00B74EED"/>
    <w:rsid w:val="00B754A3"/>
    <w:rsid w:val="00B77524"/>
    <w:rsid w:val="00B77645"/>
    <w:rsid w:val="00B77AC0"/>
    <w:rsid w:val="00B77B13"/>
    <w:rsid w:val="00B84D0D"/>
    <w:rsid w:val="00B85797"/>
    <w:rsid w:val="00B87036"/>
    <w:rsid w:val="00B90C55"/>
    <w:rsid w:val="00B91A6A"/>
    <w:rsid w:val="00B923BB"/>
    <w:rsid w:val="00B9381F"/>
    <w:rsid w:val="00B97195"/>
    <w:rsid w:val="00BA354B"/>
    <w:rsid w:val="00BA43C6"/>
    <w:rsid w:val="00BA5177"/>
    <w:rsid w:val="00BA78BD"/>
    <w:rsid w:val="00BB3B50"/>
    <w:rsid w:val="00BB4B1F"/>
    <w:rsid w:val="00BC1F45"/>
    <w:rsid w:val="00BC64D0"/>
    <w:rsid w:val="00BD0A10"/>
    <w:rsid w:val="00BD24AB"/>
    <w:rsid w:val="00BD35F4"/>
    <w:rsid w:val="00BD5D1B"/>
    <w:rsid w:val="00BD5F50"/>
    <w:rsid w:val="00BE098F"/>
    <w:rsid w:val="00BE1635"/>
    <w:rsid w:val="00BE4D71"/>
    <w:rsid w:val="00BE68DB"/>
    <w:rsid w:val="00BE76C9"/>
    <w:rsid w:val="00BF1D18"/>
    <w:rsid w:val="00BF295A"/>
    <w:rsid w:val="00BF37EC"/>
    <w:rsid w:val="00BF7662"/>
    <w:rsid w:val="00C004A0"/>
    <w:rsid w:val="00C03980"/>
    <w:rsid w:val="00C07473"/>
    <w:rsid w:val="00C07F05"/>
    <w:rsid w:val="00C11F5E"/>
    <w:rsid w:val="00C13309"/>
    <w:rsid w:val="00C14418"/>
    <w:rsid w:val="00C17457"/>
    <w:rsid w:val="00C24248"/>
    <w:rsid w:val="00C242D0"/>
    <w:rsid w:val="00C24DBB"/>
    <w:rsid w:val="00C31304"/>
    <w:rsid w:val="00C405A1"/>
    <w:rsid w:val="00C45831"/>
    <w:rsid w:val="00C45F1F"/>
    <w:rsid w:val="00C47514"/>
    <w:rsid w:val="00C47BAC"/>
    <w:rsid w:val="00C55B79"/>
    <w:rsid w:val="00C67173"/>
    <w:rsid w:val="00C679C6"/>
    <w:rsid w:val="00C67AF5"/>
    <w:rsid w:val="00C702F6"/>
    <w:rsid w:val="00C71308"/>
    <w:rsid w:val="00C7370E"/>
    <w:rsid w:val="00C73E85"/>
    <w:rsid w:val="00C809A5"/>
    <w:rsid w:val="00C81E00"/>
    <w:rsid w:val="00C8253F"/>
    <w:rsid w:val="00C825D3"/>
    <w:rsid w:val="00C82630"/>
    <w:rsid w:val="00C96269"/>
    <w:rsid w:val="00CA2DDD"/>
    <w:rsid w:val="00CA3463"/>
    <w:rsid w:val="00CA46BB"/>
    <w:rsid w:val="00CA62C1"/>
    <w:rsid w:val="00CB08A0"/>
    <w:rsid w:val="00CB131F"/>
    <w:rsid w:val="00CB1AD6"/>
    <w:rsid w:val="00CB53CD"/>
    <w:rsid w:val="00CB6CD3"/>
    <w:rsid w:val="00CB71FB"/>
    <w:rsid w:val="00CC3080"/>
    <w:rsid w:val="00CC4022"/>
    <w:rsid w:val="00CC7ACE"/>
    <w:rsid w:val="00CD08CA"/>
    <w:rsid w:val="00CD14DA"/>
    <w:rsid w:val="00CD2CEF"/>
    <w:rsid w:val="00CD31FF"/>
    <w:rsid w:val="00CD5FE2"/>
    <w:rsid w:val="00CE025A"/>
    <w:rsid w:val="00CE3E12"/>
    <w:rsid w:val="00CE4389"/>
    <w:rsid w:val="00CE48C9"/>
    <w:rsid w:val="00CE7345"/>
    <w:rsid w:val="00CF1E5B"/>
    <w:rsid w:val="00CF2AA7"/>
    <w:rsid w:val="00CF30FE"/>
    <w:rsid w:val="00CF31F6"/>
    <w:rsid w:val="00CF3A86"/>
    <w:rsid w:val="00CF5683"/>
    <w:rsid w:val="00CF6045"/>
    <w:rsid w:val="00CF6138"/>
    <w:rsid w:val="00CF67EC"/>
    <w:rsid w:val="00D02675"/>
    <w:rsid w:val="00D06BB4"/>
    <w:rsid w:val="00D128E9"/>
    <w:rsid w:val="00D130A0"/>
    <w:rsid w:val="00D131F9"/>
    <w:rsid w:val="00D146C7"/>
    <w:rsid w:val="00D1610F"/>
    <w:rsid w:val="00D21A9D"/>
    <w:rsid w:val="00D23D24"/>
    <w:rsid w:val="00D23E1A"/>
    <w:rsid w:val="00D24D04"/>
    <w:rsid w:val="00D276C0"/>
    <w:rsid w:val="00D30A1E"/>
    <w:rsid w:val="00D310E7"/>
    <w:rsid w:val="00D34942"/>
    <w:rsid w:val="00D34E5C"/>
    <w:rsid w:val="00D355DA"/>
    <w:rsid w:val="00D41CC6"/>
    <w:rsid w:val="00D43E8B"/>
    <w:rsid w:val="00D45240"/>
    <w:rsid w:val="00D526CF"/>
    <w:rsid w:val="00D5586F"/>
    <w:rsid w:val="00D6289A"/>
    <w:rsid w:val="00D62FB7"/>
    <w:rsid w:val="00D6590A"/>
    <w:rsid w:val="00D67332"/>
    <w:rsid w:val="00D674BF"/>
    <w:rsid w:val="00D67614"/>
    <w:rsid w:val="00D7020F"/>
    <w:rsid w:val="00D72AD2"/>
    <w:rsid w:val="00D7447D"/>
    <w:rsid w:val="00D75FC6"/>
    <w:rsid w:val="00D77411"/>
    <w:rsid w:val="00D846CC"/>
    <w:rsid w:val="00D848A7"/>
    <w:rsid w:val="00D910DB"/>
    <w:rsid w:val="00D926A2"/>
    <w:rsid w:val="00D92A5A"/>
    <w:rsid w:val="00D9480E"/>
    <w:rsid w:val="00D94A3E"/>
    <w:rsid w:val="00D95F56"/>
    <w:rsid w:val="00DA0AE4"/>
    <w:rsid w:val="00DA6143"/>
    <w:rsid w:val="00DB5F8B"/>
    <w:rsid w:val="00DB66E5"/>
    <w:rsid w:val="00DB6B0F"/>
    <w:rsid w:val="00DB722A"/>
    <w:rsid w:val="00DB77D0"/>
    <w:rsid w:val="00DB791D"/>
    <w:rsid w:val="00DB7D03"/>
    <w:rsid w:val="00DC0A79"/>
    <w:rsid w:val="00DC24E0"/>
    <w:rsid w:val="00DC48E8"/>
    <w:rsid w:val="00DC49C3"/>
    <w:rsid w:val="00DD02BB"/>
    <w:rsid w:val="00DE3FA4"/>
    <w:rsid w:val="00DE7A0B"/>
    <w:rsid w:val="00DF1DEC"/>
    <w:rsid w:val="00E00A44"/>
    <w:rsid w:val="00E021AF"/>
    <w:rsid w:val="00E047EF"/>
    <w:rsid w:val="00E04D96"/>
    <w:rsid w:val="00E0558B"/>
    <w:rsid w:val="00E10749"/>
    <w:rsid w:val="00E16321"/>
    <w:rsid w:val="00E20231"/>
    <w:rsid w:val="00E20449"/>
    <w:rsid w:val="00E2046A"/>
    <w:rsid w:val="00E2125F"/>
    <w:rsid w:val="00E2227C"/>
    <w:rsid w:val="00E22DDF"/>
    <w:rsid w:val="00E23B4D"/>
    <w:rsid w:val="00E24C87"/>
    <w:rsid w:val="00E25329"/>
    <w:rsid w:val="00E2549B"/>
    <w:rsid w:val="00E261E9"/>
    <w:rsid w:val="00E275A7"/>
    <w:rsid w:val="00E31920"/>
    <w:rsid w:val="00E319B2"/>
    <w:rsid w:val="00E32221"/>
    <w:rsid w:val="00E336AE"/>
    <w:rsid w:val="00E33C0A"/>
    <w:rsid w:val="00E350BE"/>
    <w:rsid w:val="00E3526A"/>
    <w:rsid w:val="00E35291"/>
    <w:rsid w:val="00E35B4A"/>
    <w:rsid w:val="00E37614"/>
    <w:rsid w:val="00E37C25"/>
    <w:rsid w:val="00E40623"/>
    <w:rsid w:val="00E43937"/>
    <w:rsid w:val="00E44991"/>
    <w:rsid w:val="00E46461"/>
    <w:rsid w:val="00E516AC"/>
    <w:rsid w:val="00E52925"/>
    <w:rsid w:val="00E5327D"/>
    <w:rsid w:val="00E55524"/>
    <w:rsid w:val="00E55EF8"/>
    <w:rsid w:val="00E64D71"/>
    <w:rsid w:val="00E66840"/>
    <w:rsid w:val="00E723D9"/>
    <w:rsid w:val="00E72E4F"/>
    <w:rsid w:val="00E730D5"/>
    <w:rsid w:val="00E732BB"/>
    <w:rsid w:val="00E75622"/>
    <w:rsid w:val="00E76ACD"/>
    <w:rsid w:val="00E8209D"/>
    <w:rsid w:val="00E90CFC"/>
    <w:rsid w:val="00E967E9"/>
    <w:rsid w:val="00EA1328"/>
    <w:rsid w:val="00EA4085"/>
    <w:rsid w:val="00EA42D8"/>
    <w:rsid w:val="00EB4D71"/>
    <w:rsid w:val="00EC096B"/>
    <w:rsid w:val="00EC1775"/>
    <w:rsid w:val="00EC3CA5"/>
    <w:rsid w:val="00EC6F0A"/>
    <w:rsid w:val="00ED342F"/>
    <w:rsid w:val="00ED441E"/>
    <w:rsid w:val="00ED7B55"/>
    <w:rsid w:val="00ED7FA8"/>
    <w:rsid w:val="00EE113F"/>
    <w:rsid w:val="00EE19A3"/>
    <w:rsid w:val="00EE1D09"/>
    <w:rsid w:val="00EE21F4"/>
    <w:rsid w:val="00EE3817"/>
    <w:rsid w:val="00EE7759"/>
    <w:rsid w:val="00EF10C4"/>
    <w:rsid w:val="00EF5129"/>
    <w:rsid w:val="00EF5CCA"/>
    <w:rsid w:val="00F00350"/>
    <w:rsid w:val="00F04FC5"/>
    <w:rsid w:val="00F061C6"/>
    <w:rsid w:val="00F0757E"/>
    <w:rsid w:val="00F10E2E"/>
    <w:rsid w:val="00F12171"/>
    <w:rsid w:val="00F13682"/>
    <w:rsid w:val="00F17641"/>
    <w:rsid w:val="00F2211D"/>
    <w:rsid w:val="00F22B41"/>
    <w:rsid w:val="00F23D17"/>
    <w:rsid w:val="00F268EB"/>
    <w:rsid w:val="00F27059"/>
    <w:rsid w:val="00F2728A"/>
    <w:rsid w:val="00F3183F"/>
    <w:rsid w:val="00F359B2"/>
    <w:rsid w:val="00F36709"/>
    <w:rsid w:val="00F37EC7"/>
    <w:rsid w:val="00F408AF"/>
    <w:rsid w:val="00F438BD"/>
    <w:rsid w:val="00F44586"/>
    <w:rsid w:val="00F46428"/>
    <w:rsid w:val="00F466F2"/>
    <w:rsid w:val="00F47981"/>
    <w:rsid w:val="00F52DCE"/>
    <w:rsid w:val="00F530A0"/>
    <w:rsid w:val="00F5456E"/>
    <w:rsid w:val="00F6037E"/>
    <w:rsid w:val="00F609A9"/>
    <w:rsid w:val="00F621A5"/>
    <w:rsid w:val="00F62A51"/>
    <w:rsid w:val="00F6597A"/>
    <w:rsid w:val="00F65A47"/>
    <w:rsid w:val="00F67700"/>
    <w:rsid w:val="00F72764"/>
    <w:rsid w:val="00F72FA4"/>
    <w:rsid w:val="00F7372F"/>
    <w:rsid w:val="00F740FF"/>
    <w:rsid w:val="00F74EB0"/>
    <w:rsid w:val="00F75BC3"/>
    <w:rsid w:val="00F76191"/>
    <w:rsid w:val="00F80ECD"/>
    <w:rsid w:val="00F85BE0"/>
    <w:rsid w:val="00F86082"/>
    <w:rsid w:val="00F8654A"/>
    <w:rsid w:val="00F86C4D"/>
    <w:rsid w:val="00F8789E"/>
    <w:rsid w:val="00F90041"/>
    <w:rsid w:val="00F92E9D"/>
    <w:rsid w:val="00F9780C"/>
    <w:rsid w:val="00FA1BD3"/>
    <w:rsid w:val="00FA7009"/>
    <w:rsid w:val="00FB0CBE"/>
    <w:rsid w:val="00FB248C"/>
    <w:rsid w:val="00FB2733"/>
    <w:rsid w:val="00FB5470"/>
    <w:rsid w:val="00FC0C4F"/>
    <w:rsid w:val="00FC0C81"/>
    <w:rsid w:val="00FC4AB2"/>
    <w:rsid w:val="00FC5F6C"/>
    <w:rsid w:val="00FC5F9B"/>
    <w:rsid w:val="00FD3368"/>
    <w:rsid w:val="00FD6FEE"/>
    <w:rsid w:val="00FE58BD"/>
    <w:rsid w:val="00FE61C7"/>
    <w:rsid w:val="00FE7AE2"/>
    <w:rsid w:val="00FF17BF"/>
    <w:rsid w:val="00FF5107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86B10"/>
  <w15:chartTrackingRefBased/>
  <w15:docId w15:val="{E0F0DA82-506E-42EE-8EEB-D31F6FEF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6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6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6B0F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4F49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F49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F49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4F49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4F49B6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4F49B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F49B6"/>
    <w:rPr>
      <w:sz w:val="18"/>
      <w:szCs w:val="18"/>
    </w:rPr>
  </w:style>
  <w:style w:type="character" w:styleId="a9">
    <w:name w:val="Hyperlink"/>
    <w:basedOn w:val="a0"/>
    <w:uiPriority w:val="99"/>
    <w:unhideWhenUsed/>
    <w:rsid w:val="00D146C7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D45240"/>
    <w:rPr>
      <w:color w:val="808080"/>
    </w:rPr>
  </w:style>
  <w:style w:type="paragraph" w:customStyle="1" w:styleId="EndNoteBibliographyTitle">
    <w:name w:val="EndNote Bibliography Title"/>
    <w:basedOn w:val="a"/>
    <w:link w:val="EndNoteBibliographyTitleChar"/>
    <w:rsid w:val="00A83D9E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83D9E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83D9E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83D9E"/>
    <w:rPr>
      <w:rFonts w:ascii="Calibri" w:hAnsi="Calibri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oleObject" Target="embeddings/oleObject2.bin"/><Relationship Id="rId18" Type="http://schemas.openxmlformats.org/officeDocument/2006/relationships/image" Target="media/image9.tif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tiff"/><Relationship Id="rId12" Type="http://schemas.openxmlformats.org/officeDocument/2006/relationships/image" Target="media/image6.wmf"/><Relationship Id="rId17" Type="http://schemas.openxmlformats.org/officeDocument/2006/relationships/hyperlink" Target="mailto:jianglan@bit.edu.c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tiff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w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20</Pages>
  <Words>10738</Words>
  <Characters>61210</Characters>
  <Application>Microsoft Office Word</Application>
  <DocSecurity>0</DocSecurity>
  <Lines>510</Lines>
  <Paragraphs>143</Paragraphs>
  <ScaleCrop>false</ScaleCrop>
  <Company/>
  <LinksUpToDate>false</LinksUpToDate>
  <CharactersWithSpaces>71805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591</cp:revision>
  <dcterms:created xsi:type="dcterms:W3CDTF">2018-08-06T13:26:00Z</dcterms:created>
  <dcterms:modified xsi:type="dcterms:W3CDTF">2018-09-04T08:27:00Z</dcterms:modified>
</cp:coreProperties>
</file>