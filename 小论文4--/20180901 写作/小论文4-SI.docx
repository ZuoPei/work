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84B" w:rsidRPr="009C684B" w:rsidRDefault="009C684B" w:rsidP="009C684B">
      <w:pPr>
        <w:widowControl/>
        <w:spacing w:after="240" w:line="480" w:lineRule="auto"/>
        <w:jc w:val="center"/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</w:pPr>
      <w:bookmarkStart w:id="0" w:name="_GoBack"/>
      <w:bookmarkEnd w:id="0"/>
      <w:r w:rsidRPr="009C684B"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  <w:t>Supporting Information</w:t>
      </w:r>
    </w:p>
    <w:p w:rsidR="00C2062F" w:rsidRPr="00C2062F" w:rsidRDefault="009114D0" w:rsidP="00C2062F">
      <w:pPr>
        <w:widowControl/>
        <w:spacing w:after="240" w:line="480" w:lineRule="auto"/>
        <w:rPr>
          <w:rFonts w:ascii="Times New Roman" w:eastAsia="宋体" w:hAnsi="Times New Roman" w:cs="Times New Roman"/>
          <w:b/>
          <w:sz w:val="28"/>
          <w:szCs w:val="28"/>
        </w:rPr>
      </w:pPr>
      <w:ins w:id="1" w:author="zp" w:date="2018-09-03T16:11:00Z">
        <w:r w:rsidRPr="009114D0">
          <w:rPr>
            <w:rFonts w:ascii="Times New Roman" w:eastAsia="宋体" w:hAnsi="Times New Roman" w:cs="Times New Roman"/>
            <w:b/>
            <w:sz w:val="28"/>
            <w:szCs w:val="28"/>
          </w:rPr>
          <w:t xml:space="preserve">Arbitrary </w:t>
        </w:r>
        <w:r w:rsidR="00BB6DD6">
          <w:rPr>
            <w:rFonts w:ascii="Times New Roman" w:eastAsia="宋体" w:hAnsi="Times New Roman" w:cs="Times New Roman"/>
            <w:b/>
            <w:sz w:val="28"/>
            <w:szCs w:val="28"/>
          </w:rPr>
          <w:t>Micro-n</w:t>
        </w:r>
      </w:ins>
      <w:del w:id="2" w:author="zp" w:date="2018-09-03T16:11:00Z">
        <w:r w:rsidR="00C2062F" w:rsidRPr="00C2062F" w:rsidDel="00BB6DD6">
          <w:rPr>
            <w:rFonts w:ascii="Times New Roman" w:eastAsia="宋体" w:hAnsi="Times New Roman" w:cs="Times New Roman"/>
            <w:b/>
            <w:sz w:val="28"/>
            <w:szCs w:val="28"/>
          </w:rPr>
          <w:delText>N</w:delText>
        </w:r>
      </w:del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>ano</w:t>
      </w:r>
      <w:del w:id="3" w:author="zp" w:date="2018-09-03T16:11:00Z">
        <w:r w:rsidR="00C2062F" w:rsidRPr="00C2062F" w:rsidDel="00BB6DD6">
          <w:rPr>
            <w:rFonts w:ascii="Times New Roman" w:eastAsia="宋体" w:hAnsi="Times New Roman" w:cs="Times New Roman"/>
            <w:b/>
            <w:sz w:val="28"/>
            <w:szCs w:val="28"/>
          </w:rPr>
          <w:delText xml:space="preserve">structured </w:delText>
        </w:r>
      </w:del>
      <w:ins w:id="4" w:author="zp" w:date="2018-09-03T16:11:00Z">
        <w:r w:rsidR="00BB6DD6">
          <w:rPr>
            <w:rFonts w:ascii="Times New Roman" w:eastAsia="宋体" w:hAnsi="Times New Roman" w:cs="Times New Roman"/>
            <w:b/>
            <w:sz w:val="28"/>
            <w:szCs w:val="28"/>
          </w:rPr>
          <w:t>p</w:t>
        </w:r>
      </w:ins>
      <w:del w:id="5" w:author="zp" w:date="2018-09-03T16:11:00Z">
        <w:r w:rsidR="00C2062F" w:rsidRPr="00C2062F" w:rsidDel="00BB6DD6">
          <w:rPr>
            <w:rFonts w:ascii="Times New Roman" w:eastAsia="宋体" w:hAnsi="Times New Roman" w:cs="Times New Roman"/>
            <w:b/>
            <w:sz w:val="28"/>
            <w:szCs w:val="28"/>
          </w:rPr>
          <w:delText>P</w:delText>
        </w:r>
      </w:del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 xml:space="preserve">atterning and </w:t>
      </w:r>
      <w:bookmarkStart w:id="6" w:name="OLE_LINK1"/>
      <w:bookmarkStart w:id="7" w:name="OLE_LINK2"/>
      <w:ins w:id="8" w:author="zp" w:date="2018-09-03T16:11:00Z">
        <w:r w:rsidR="00BB6DD6" w:rsidRPr="00BB6DD6">
          <w:rPr>
            <w:rFonts w:ascii="Times New Roman" w:eastAsia="宋体" w:hAnsi="Times New Roman" w:cs="Times New Roman"/>
            <w:b/>
            <w:sz w:val="28"/>
            <w:szCs w:val="28"/>
          </w:rPr>
          <w:t xml:space="preserve">Bipolar </w:t>
        </w:r>
      </w:ins>
      <w:del w:id="9" w:author="zp" w:date="2018-09-03T16:11:00Z">
        <w:r w:rsidR="00C2062F" w:rsidRPr="00C2062F" w:rsidDel="00BB6DD6">
          <w:rPr>
            <w:rFonts w:ascii="Times New Roman" w:eastAsia="宋体" w:hAnsi="Times New Roman" w:cs="Times New Roman"/>
            <w:b/>
            <w:sz w:val="28"/>
            <w:szCs w:val="28"/>
          </w:rPr>
          <w:delText xml:space="preserve">Electrical </w:delText>
        </w:r>
      </w:del>
      <w:ins w:id="10" w:author="zp" w:date="2018-09-03T16:11:00Z">
        <w:r w:rsidR="00BB6DD6" w:rsidRPr="00C2062F">
          <w:rPr>
            <w:rFonts w:ascii="Times New Roman" w:eastAsia="宋体" w:hAnsi="Times New Roman" w:cs="Times New Roman"/>
            <w:b/>
            <w:sz w:val="28"/>
            <w:szCs w:val="28"/>
          </w:rPr>
          <w:t>Electrical</w:t>
        </w:r>
        <w:r w:rsidR="00BB6DD6">
          <w:rPr>
            <w:rFonts w:ascii="Times New Roman" w:eastAsia="宋体" w:hAnsi="Times New Roman" w:cs="Times New Roman"/>
            <w:b/>
            <w:sz w:val="28"/>
            <w:szCs w:val="28"/>
          </w:rPr>
          <w:t>-</w:t>
        </w:r>
      </w:ins>
      <w:del w:id="11" w:author="zp" w:date="2018-09-03T16:12:00Z">
        <w:r w:rsidR="00C2062F" w:rsidRPr="00C2062F" w:rsidDel="00300245">
          <w:rPr>
            <w:rFonts w:ascii="Times New Roman" w:eastAsia="宋体" w:hAnsi="Times New Roman" w:cs="Times New Roman"/>
            <w:b/>
            <w:sz w:val="28"/>
            <w:szCs w:val="28"/>
          </w:rPr>
          <w:delText>Rectifying</w:delText>
        </w:r>
        <w:bookmarkEnd w:id="6"/>
        <w:bookmarkEnd w:id="7"/>
        <w:r w:rsidR="00C2062F" w:rsidRPr="00C2062F" w:rsidDel="00300245">
          <w:rPr>
            <w:rFonts w:ascii="Times New Roman" w:eastAsia="宋体" w:hAnsi="Times New Roman" w:cs="Times New Roman"/>
            <w:b/>
            <w:sz w:val="28"/>
            <w:szCs w:val="28"/>
          </w:rPr>
          <w:delText xml:space="preserve"> </w:delText>
        </w:r>
      </w:del>
      <w:ins w:id="12" w:author="zp" w:date="2018-09-03T16:12:00Z">
        <w:r w:rsidR="00300245">
          <w:rPr>
            <w:rFonts w:ascii="Times New Roman" w:eastAsia="宋体" w:hAnsi="Times New Roman" w:cs="Times New Roman"/>
            <w:b/>
            <w:sz w:val="28"/>
            <w:szCs w:val="28"/>
          </w:rPr>
          <w:t>r</w:t>
        </w:r>
        <w:r w:rsidR="00300245" w:rsidRPr="00C2062F">
          <w:rPr>
            <w:rFonts w:ascii="Times New Roman" w:eastAsia="宋体" w:hAnsi="Times New Roman" w:cs="Times New Roman"/>
            <w:b/>
            <w:sz w:val="28"/>
            <w:szCs w:val="28"/>
          </w:rPr>
          <w:t xml:space="preserve">ectifying </w:t>
        </w:r>
      </w:ins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>of MoS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  <w:vertAlign w:val="subscript"/>
        </w:rPr>
        <w:t>2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del w:id="13" w:author="zp" w:date="2018-09-03T16:12:00Z">
        <w:r w:rsidR="00C2062F" w:rsidRPr="00C2062F" w:rsidDel="00300245">
          <w:rPr>
            <w:rFonts w:ascii="Times New Roman" w:eastAsia="宋体" w:hAnsi="Times New Roman" w:cs="Times New Roman"/>
            <w:b/>
            <w:sz w:val="28"/>
            <w:szCs w:val="28"/>
          </w:rPr>
          <w:delText xml:space="preserve">flakes </w:delText>
        </w:r>
      </w:del>
      <w:ins w:id="14" w:author="zp" w:date="2018-09-03T16:12:00Z">
        <w:r w:rsidR="00300245">
          <w:rPr>
            <w:rFonts w:ascii="Times New Roman" w:eastAsia="宋体" w:hAnsi="Times New Roman" w:cs="Times New Roman"/>
            <w:b/>
            <w:sz w:val="28"/>
            <w:szCs w:val="28"/>
          </w:rPr>
          <w:t>F</w:t>
        </w:r>
        <w:r w:rsidR="00300245" w:rsidRPr="00C2062F">
          <w:rPr>
            <w:rFonts w:ascii="Times New Roman" w:eastAsia="宋体" w:hAnsi="Times New Roman" w:cs="Times New Roman"/>
            <w:b/>
            <w:sz w:val="28"/>
            <w:szCs w:val="28"/>
          </w:rPr>
          <w:t xml:space="preserve">lakes </w:t>
        </w:r>
      </w:ins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>through Femtosecond Laser Direct Writing</w:t>
      </w:r>
      <w:r w:rsidR="00C2062F">
        <w:rPr>
          <w:rFonts w:ascii="Times New Roman" w:eastAsia="宋体" w:hAnsi="Times New Roman" w:cs="Times New Roman"/>
          <w:b/>
          <w:sz w:val="28"/>
          <w:szCs w:val="28"/>
        </w:rPr>
        <w:t xml:space="preserve"> Processing</w:t>
      </w:r>
    </w:p>
    <w:p w:rsidR="009C684B" w:rsidRPr="009C684B" w:rsidRDefault="00C2062F" w:rsidP="009C684B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Pei Zuo,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Lan Jiang,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*,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Xin Li,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Mengyao Tian,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Peng Ran,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Bo Li,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Yongfeng Lu,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2</w:t>
      </w:r>
    </w:p>
    <w:p w:rsidR="009C684B" w:rsidRPr="009C684B" w:rsidRDefault="009C684B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 w:rsidRPr="009C684B">
        <w:rPr>
          <w:rFonts w:ascii="Times New Roman" w:eastAsia="宋体" w:hAnsi="Times New Roman" w:cs="Times New Roman" w:hint="eastAsia"/>
          <w:i/>
          <w:kern w:val="0"/>
          <w:sz w:val="24"/>
          <w:szCs w:val="24"/>
          <w:vertAlign w:val="superscript"/>
        </w:rPr>
        <w:t>1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Laser Micro/Nano Fabrication Laboratory, School of Mechanical Engineering, Beijing Institute of Technology, Beijing 100081, P.R. China,</w:t>
      </w:r>
    </w:p>
    <w:p w:rsidR="009C684B" w:rsidRPr="009C684B" w:rsidRDefault="007E7382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>
        <w:rPr>
          <w:rFonts w:ascii="Times New Roman" w:eastAsia="宋体" w:hAnsi="Times New Roman" w:cs="Times New Roman"/>
          <w:i/>
          <w:kern w:val="0"/>
          <w:sz w:val="24"/>
          <w:szCs w:val="24"/>
          <w:vertAlign w:val="superscript"/>
        </w:rPr>
        <w:t>2</w:t>
      </w:r>
      <w:r w:rsidR="009C684B"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Department of Electrical and Computer Engineering, University of Nebraska-Lincoln, Lincoln, NE 68588-0511, USA</w:t>
      </w:r>
    </w:p>
    <w:p w:rsidR="009C684B" w:rsidRPr="009C684B" w:rsidRDefault="009C684B" w:rsidP="009C684B">
      <w:pPr>
        <w:widowControl/>
        <w:spacing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</w:pP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*Address correspondence to </w:t>
      </w:r>
      <w:hyperlink r:id="rId6" w:history="1">
        <w:r w:rsidRPr="009C684B">
          <w:rPr>
            <w:rFonts w:ascii="Times New Roman" w:eastAsia="宋体" w:hAnsi="Times New Roman" w:cs="Times New Roman"/>
            <w:i/>
            <w:color w:val="0000FF"/>
            <w:kern w:val="0"/>
            <w:sz w:val="24"/>
            <w:szCs w:val="24"/>
            <w:u w:val="single"/>
            <w:lang w:eastAsia="ja-JP"/>
          </w:rPr>
          <w:t>jianglan@bit.edu.cn</w:t>
        </w:r>
      </w:hyperlink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 </w:t>
      </w:r>
    </w:p>
    <w:p w:rsidR="009C684B" w:rsidRPr="009C684B" w:rsidRDefault="009C684B" w:rsidP="009C684B">
      <w:pPr>
        <w:rPr>
          <w:rFonts w:ascii="Times New Roman" w:eastAsia="宋体" w:hAnsi="Times New Roman" w:cs="Times New Roman"/>
          <w:szCs w:val="20"/>
        </w:rPr>
        <w:sectPr w:rsidR="009C684B" w:rsidRPr="009C684B" w:rsidSect="00377E42">
          <w:pgSz w:w="11907" w:h="16839" w:code="9"/>
          <w:pgMar w:top="1440" w:right="1440" w:bottom="1440" w:left="1440" w:header="851" w:footer="992" w:gutter="0"/>
          <w:cols w:space="720"/>
          <w:docGrid w:type="lines" w:linePitch="312"/>
        </w:sectPr>
      </w:pPr>
    </w:p>
    <w:p w:rsidR="009C684B" w:rsidRPr="009C684B" w:rsidRDefault="009C684B" w:rsidP="008C40E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r w:rsidRPr="009C684B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lastRenderedPageBreak/>
        <w:t>Supplementary figures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 xml:space="preserve"> and analysis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</w:p>
    <w:p w:rsidR="00DB57A7" w:rsidRDefault="000F38CC" w:rsidP="004B20D8">
      <w:pPr>
        <w:jc w:val="center"/>
      </w:pPr>
      <w:r>
        <w:rPr>
          <w:noProof/>
        </w:rPr>
        <w:drawing>
          <wp:inline distT="0" distB="0" distL="0" distR="0">
            <wp:extent cx="5292000" cy="145643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S1.tif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6072" r="3007"/>
                    <a:stretch/>
                  </pic:blipFill>
                  <pic:spPr bwMode="auto">
                    <a:xfrm>
                      <a:off x="0" y="0"/>
                      <a:ext cx="5292000" cy="145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CC" w:rsidRPr="00F7324B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6C3E54">
        <w:rPr>
          <w:rFonts w:ascii="Times New Roman" w:hAnsi="Times New Roman" w:cs="Times New Roman"/>
        </w:rPr>
        <w:t xml:space="preserve">Figure S1. </w:t>
      </w:r>
      <w:r w:rsidR="006C3E54" w:rsidRPr="006C3E54">
        <w:rPr>
          <w:rFonts w:ascii="Times New Roman" w:hAnsi="Times New Roman" w:cs="Times New Roman"/>
        </w:rPr>
        <w:t xml:space="preserve">XPS spectra of </w:t>
      </w:r>
      <w:r w:rsidR="006C3E54">
        <w:rPr>
          <w:rFonts w:ascii="Times New Roman" w:hAnsi="Times New Roman" w:cs="Times New Roman"/>
        </w:rPr>
        <w:t xml:space="preserve">pristine (P-) </w:t>
      </w:r>
      <w:r w:rsidR="006C3E54" w:rsidRPr="006C3E54">
        <w:rPr>
          <w:rFonts w:ascii="Times New Roman" w:hAnsi="Times New Roman" w:cs="Times New Roman"/>
        </w:rPr>
        <w:t>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 xml:space="preserve">. XPS peak-split results of </w:t>
      </w:r>
      <w:r w:rsidR="00F7324B">
        <w:rPr>
          <w:rFonts w:ascii="Times New Roman" w:hAnsi="Times New Roman" w:cs="Times New Roman"/>
        </w:rPr>
        <w:t>a</w:t>
      </w:r>
      <w:r w:rsidR="006C3E54" w:rsidRPr="006C3E54">
        <w:rPr>
          <w:rFonts w:ascii="Times New Roman" w:hAnsi="Times New Roman" w:cs="Times New Roman"/>
        </w:rPr>
        <w:t>) Mo 3d</w:t>
      </w:r>
      <w:r w:rsidR="00F7324B">
        <w:rPr>
          <w:rFonts w:ascii="Times New Roman" w:hAnsi="Times New Roman" w:cs="Times New Roman"/>
        </w:rPr>
        <w:t xml:space="preserve">, b) O 1s, and S 2p </w:t>
      </w:r>
      <w:r w:rsidR="006C3E54" w:rsidRPr="006C3E54">
        <w:rPr>
          <w:rFonts w:ascii="Times New Roman" w:hAnsi="Times New Roman" w:cs="Times New Roman"/>
        </w:rPr>
        <w:t>spectra of P-MoS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>.</w:t>
      </w:r>
    </w:p>
    <w:p w:rsidR="000F38CC" w:rsidRDefault="000F38CC" w:rsidP="004B20D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33453" cy="19080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S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453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0" w:rsidRPr="00A53F78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F7324B">
        <w:rPr>
          <w:rFonts w:ascii="Times New Roman" w:hAnsi="Times New Roman" w:cs="Times New Roman" w:hint="eastAsia"/>
        </w:rPr>
        <w:t xml:space="preserve">Figure S2. </w:t>
      </w:r>
      <w:r w:rsidR="003760DD" w:rsidRPr="003760DD">
        <w:rPr>
          <w:rFonts w:ascii="Times New Roman" w:hAnsi="Times New Roman" w:cs="Times New Roman"/>
        </w:rPr>
        <w:t>XPS peak-split results of S 2p spectra of FLP-MoS</w:t>
      </w:r>
      <w:r w:rsidR="003760DD" w:rsidRPr="003760DD">
        <w:rPr>
          <w:rFonts w:ascii="Times New Roman" w:hAnsi="Times New Roman" w:cs="Times New Roman"/>
          <w:vertAlign w:val="subscript"/>
        </w:rPr>
        <w:t>2</w:t>
      </w:r>
      <w:r w:rsidR="003760DD" w:rsidRPr="003760DD">
        <w:rPr>
          <w:rFonts w:ascii="Times New Roman" w:hAnsi="Times New Roman" w:cs="Times New Roman"/>
        </w:rPr>
        <w:t>.</w:t>
      </w:r>
    </w:p>
    <w:p w:rsidR="008A6623" w:rsidRPr="004154E8" w:rsidRDefault="00461CA3" w:rsidP="008C40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S</w:t>
      </w:r>
      <w:r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urface </w:t>
      </w: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m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oderate modification of MoS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2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fl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>akes by femtosecond laser pulse processing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for FET</w:t>
      </w:r>
      <w:r w:rsidR="00385573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(-1 and -2)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AD1A0A" w:rsidRPr="004154E8">
        <w:rPr>
          <w:rFonts w:ascii="Times New Roman" w:hAnsi="Times New Roman" w:cs="Times New Roman"/>
          <w:sz w:val="24"/>
          <w:szCs w:val="24"/>
        </w:rPr>
        <w:t>Figure S3 and S4 show the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electrical test results</w:t>
      </w:r>
      <w:r w:rsidR="00AD1A0A" w:rsidRPr="004154E8">
        <w:rPr>
          <w:rFonts w:ascii="Times New Roman" w:hAnsi="Times New Roman" w:cs="Times New Roman"/>
          <w:sz w:val="24"/>
          <w:szCs w:val="24"/>
        </w:rPr>
        <w:t xml:space="preserve"> for </w:t>
      </w:r>
      <w:r w:rsidR="00B440F5" w:rsidRPr="004154E8">
        <w:rPr>
          <w:rFonts w:ascii="Times New Roman" w:hAnsi="Times New Roman" w:cs="Times New Roman"/>
          <w:sz w:val="24"/>
          <w:szCs w:val="24"/>
        </w:rPr>
        <w:t>two MoS</w:t>
      </w:r>
      <w:r w:rsidR="00B440F5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440F5" w:rsidRPr="004154E8">
        <w:rPr>
          <w:rFonts w:ascii="Times New Roman" w:hAnsi="Times New Roman" w:cs="Times New Roman"/>
          <w:sz w:val="24"/>
          <w:szCs w:val="24"/>
        </w:rPr>
        <w:t xml:space="preserve"> FET, which </w:t>
      </w:r>
      <w:r w:rsidR="00E53A4D" w:rsidRPr="004154E8">
        <w:rPr>
          <w:rFonts w:ascii="Times New Roman" w:hAnsi="Times New Roman" w:cs="Times New Roman"/>
          <w:sz w:val="24"/>
          <w:szCs w:val="24"/>
        </w:rPr>
        <w:t>are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FET-1 and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FET-2, </w:t>
      </w:r>
      <w:r w:rsidR="00B440F5" w:rsidRPr="004154E8">
        <w:rPr>
          <w:rFonts w:ascii="Times New Roman" w:hAnsi="Times New Roman" w:cs="Times New Roman"/>
          <w:sz w:val="24"/>
          <w:szCs w:val="24"/>
        </w:rPr>
        <w:t>before and after surface modified.</w:t>
      </w:r>
      <w:r w:rsidR="00A1523A" w:rsidRPr="004154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715" w:rsidRPr="004154E8" w:rsidRDefault="009B10FF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 xml:space="preserve">Figure </w:t>
      </w:r>
      <w:r w:rsidR="008A6623" w:rsidRPr="004154E8">
        <w:rPr>
          <w:rFonts w:ascii="Times New Roman" w:hAnsi="Times New Roman" w:cs="Times New Roman"/>
          <w:sz w:val="24"/>
          <w:szCs w:val="24"/>
        </w:rPr>
        <w:t>S3a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and c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show</w:t>
      </w:r>
      <w:r w:rsidRPr="004154E8">
        <w:rPr>
          <w:rFonts w:ascii="Times New Roman" w:hAnsi="Times New Roman" w:cs="Times New Roman"/>
          <w:sz w:val="24"/>
          <w:szCs w:val="24"/>
        </w:rPr>
        <w:t xml:space="preserve"> the drain-source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drain-source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 xml:space="preserve">) characteristics of </w:t>
      </w:r>
      <w:r w:rsidR="008A6623" w:rsidRPr="004154E8">
        <w:rPr>
          <w:rFonts w:ascii="Times New Roman" w:hAnsi="Times New Roman" w:cs="Times New Roman"/>
          <w:sz w:val="24"/>
          <w:szCs w:val="24"/>
        </w:rPr>
        <w:t>MoS</w:t>
      </w:r>
      <w:r w:rsidR="008A662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A662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FET</w:t>
      </w:r>
      <w:r w:rsidR="008A6623" w:rsidRPr="004154E8">
        <w:rPr>
          <w:rFonts w:ascii="Times New Roman" w:hAnsi="Times New Roman" w:cs="Times New Roman"/>
          <w:sz w:val="24"/>
          <w:szCs w:val="24"/>
        </w:rPr>
        <w:t>-1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</w:t>
      </w:r>
      <w:r w:rsidRPr="004154E8">
        <w:rPr>
          <w:rFonts w:ascii="Times New Roman" w:hAnsi="Times New Roman" w:cs="Times New Roman"/>
          <w:sz w:val="24"/>
          <w:szCs w:val="24"/>
        </w:rPr>
        <w:t>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V.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output characteristic curve, the drain-source current changed linearly with the drain-source voltage, indicating nearly ohmic contact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device.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Figure S3</w:t>
      </w:r>
      <w:r w:rsidR="005F206F" w:rsidRPr="004154E8">
        <w:rPr>
          <w:rFonts w:ascii="Times New Roman" w:hAnsi="Times New Roman" w:cs="Times New Roman"/>
          <w:sz w:val="24"/>
          <w:szCs w:val="24"/>
        </w:rPr>
        <w:t>b and d show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the drain-source current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285E0B" w:rsidRPr="004154E8">
        <w:rPr>
          <w:rFonts w:ascii="Times New Roman" w:hAnsi="Times New Roman" w:cs="Times New Roman"/>
          <w:sz w:val="24"/>
          <w:szCs w:val="24"/>
        </w:rPr>
        <w:t>) characteristics of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="005F206F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FET-1 </w:t>
      </w:r>
      <w:r w:rsidR="005F206F" w:rsidRPr="004154E8">
        <w:rPr>
          <w:rFonts w:ascii="Times New Roman" w:hAnsi="Times New Roman" w:cs="Times New Roman"/>
          <w:sz w:val="24"/>
          <w:szCs w:val="24"/>
        </w:rPr>
        <w:lastRenderedPageBreak/>
        <w:t xml:space="preserve">before and after surface moderate modification </w:t>
      </w:r>
      <w:r w:rsidR="00285E0B" w:rsidRPr="004154E8">
        <w:rPr>
          <w:rFonts w:ascii="Times New Roman" w:hAnsi="Times New Roman" w:cs="Times New Roman"/>
          <w:sz w:val="24"/>
          <w:szCs w:val="24"/>
        </w:rPr>
        <w:t>under different drain-source voltage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) ranging from </w:t>
      </w:r>
      <w:r w:rsidR="005F206F" w:rsidRPr="004154E8">
        <w:rPr>
          <w:rFonts w:ascii="Times New Roman" w:hAnsi="Times New Roman" w:cs="Times New Roman"/>
          <w:sz w:val="24"/>
          <w:szCs w:val="24"/>
        </w:rPr>
        <w:t>0.05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5F206F" w:rsidRPr="004154E8">
        <w:rPr>
          <w:rFonts w:ascii="Times New Roman" w:hAnsi="Times New Roman" w:cs="Times New Roman"/>
          <w:sz w:val="24"/>
          <w:szCs w:val="24"/>
        </w:rPr>
        <w:t>0.5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V.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9948CA" w:rsidRPr="004154E8">
        <w:rPr>
          <w:rFonts w:ascii="Times New Roman" w:hAnsi="Times New Roman" w:cs="Times New Roman"/>
          <w:sz w:val="24"/>
          <w:szCs w:val="24"/>
        </w:rPr>
        <w:t>These transfer characteristic curve of pristine/undamaged and surface moderate modified MoS</w:t>
      </w:r>
      <w:r w:rsidR="009948CA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948CA"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="00E00832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To future </w:t>
      </w:r>
      <w:r w:rsidR="005B71C9" w:rsidRPr="004154E8">
        <w:rPr>
          <w:rFonts w:ascii="Times New Roman" w:hAnsi="Times New Roman" w:cs="Times New Roman"/>
          <w:sz w:val="24"/>
          <w:szCs w:val="24"/>
        </w:rPr>
        <w:t>comparing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the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="00E00832" w:rsidRPr="004154E8">
        <w:rPr>
          <w:rFonts w:ascii="Times New Roman" w:hAnsi="Times New Roman" w:cs="Times New Roman"/>
          <w:sz w:val="24"/>
          <w:szCs w:val="24"/>
        </w:rPr>
        <w:t>electronic properties of this device, the on/off ratio, carrier mobility (μ), and subthreshold swing (SS) were calculated. For pristine/undamaged MoS</w:t>
      </w:r>
      <w:r w:rsidR="00E00832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FET-1, the on/off ratio</w:t>
      </w:r>
      <w:r w:rsidR="005F15CC" w:rsidRPr="004154E8">
        <w:rPr>
          <w:rFonts w:ascii="Times New Roman" w:hAnsi="Times New Roman" w:cs="Times New Roman"/>
          <w:sz w:val="24"/>
          <w:szCs w:val="24"/>
        </w:rPr>
        <w:t>, carrier mobility (μ), and SS were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4E50C4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270892" w:rsidRPr="004154E8">
        <w:rPr>
          <w:rFonts w:ascii="Times New Roman" w:hAnsi="Times New Roman" w:cs="Times New Roman"/>
          <w:sz w:val="24"/>
          <w:szCs w:val="24"/>
        </w:rPr>
        <w:t>2.84</w:t>
      </w:r>
      <w:r w:rsidR="00270892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270892" w:rsidRPr="004154E8">
        <w:rPr>
          <w:rFonts w:ascii="Times New Roman" w:hAnsi="Times New Roman" w:cs="Times New Roman"/>
          <w:sz w:val="24"/>
          <w:szCs w:val="24"/>
        </w:rPr>
        <w:t>10</w:t>
      </w:r>
      <w:r w:rsidR="00270892" w:rsidRPr="004154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270892" w:rsidRPr="004154E8">
        <w:rPr>
          <w:rFonts w:ascii="Times New Roman" w:hAnsi="Times New Roman" w:cs="Times New Roman"/>
          <w:sz w:val="24"/>
          <w:szCs w:val="24"/>
        </w:rPr>
        <w:t xml:space="preserve">, </w:t>
      </w:r>
      <w:del w:id="15" w:author="zp" w:date="2018-09-03T21:48:00Z">
        <w:r w:rsidR="00270892" w:rsidRPr="00255A4B" w:rsidDel="0055608F">
          <w:rPr>
            <w:rFonts w:ascii="Times New Roman" w:hAnsi="Times New Roman" w:cs="Times New Roman"/>
            <w:sz w:val="24"/>
            <w:szCs w:val="24"/>
          </w:rPr>
          <w:delText>6.44</w:delText>
        </w:r>
      </w:del>
      <w:ins w:id="16" w:author="zp" w:date="2018-09-03T21:48:00Z">
        <w:r w:rsidR="0055608F" w:rsidRPr="00255A4B">
          <w:rPr>
            <w:rFonts w:ascii="Times New Roman" w:hAnsi="Times New Roman" w:cs="Times New Roman"/>
            <w:sz w:val="24"/>
            <w:szCs w:val="24"/>
          </w:rPr>
          <w:t>13.87</w:t>
        </w:r>
      </w:ins>
      <w:r w:rsidR="00270892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270892" w:rsidRPr="00255A4B">
        <w:rPr>
          <w:rFonts w:ascii="Times New Roman" w:eastAsia="宋体" w:hAnsi="Times New Roman" w:cs="Times New Roman"/>
          <w:kern w:val="0"/>
          <w:sz w:val="24"/>
          <w:szCs w:val="24"/>
        </w:rPr>
        <w:t>c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, and 14.3 V/dec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491833" w:rsidRPr="004154E8">
        <w:rPr>
          <w:rFonts w:ascii="Times New Roman" w:hAnsi="Times New Roman" w:cs="Times New Roman"/>
          <w:sz w:val="24"/>
          <w:szCs w:val="24"/>
        </w:rPr>
        <w:t>for surface modified MoS</w:t>
      </w:r>
      <w:r w:rsidR="0049183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FET-1, the on/off ratio, carrier mobility (μ), 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respectively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DC4C37" w:rsidRPr="004154E8">
        <w:rPr>
          <w:rFonts w:ascii="Times New Roman" w:hAnsi="Times New Roman" w:cs="Times New Roman"/>
          <w:sz w:val="24"/>
          <w:szCs w:val="24"/>
        </w:rPr>
        <w:t>1.85</w:t>
      </w:r>
      <w:r w:rsidR="00491833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491833" w:rsidRPr="004154E8">
        <w:rPr>
          <w:rFonts w:ascii="Times New Roman" w:hAnsi="Times New Roman" w:cs="Times New Roman"/>
          <w:sz w:val="24"/>
          <w:szCs w:val="24"/>
        </w:rPr>
        <w:t>10</w:t>
      </w:r>
      <w:r w:rsidR="00DC4C37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, </w:t>
      </w:r>
      <w:del w:id="17" w:author="zp" w:date="2018-09-03T21:48:00Z">
        <w:r w:rsidR="00DC4C37" w:rsidRPr="00255A4B" w:rsidDel="0055608F">
          <w:rPr>
            <w:rFonts w:ascii="Times New Roman" w:hAnsi="Times New Roman" w:cs="Times New Roman"/>
            <w:sz w:val="24"/>
            <w:szCs w:val="24"/>
          </w:rPr>
          <w:delText>0.72</w:delText>
        </w:r>
      </w:del>
      <w:ins w:id="18" w:author="zp" w:date="2018-09-03T21:48:00Z">
        <w:r w:rsidR="0055608F" w:rsidRPr="00ED34B9">
          <w:rPr>
            <w:rFonts w:ascii="Times New Roman" w:hAnsi="Times New Roman" w:cs="Times New Roman"/>
            <w:sz w:val="24"/>
            <w:szCs w:val="24"/>
          </w:rPr>
          <w:t>1.55</w:t>
        </w:r>
      </w:ins>
      <w:r w:rsidR="00491833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9.4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V/dec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These results indicated that </w:t>
      </w:r>
      <w:r w:rsidR="0052276A" w:rsidRPr="004154E8">
        <w:rPr>
          <w:rFonts w:ascii="Times New Roman" w:eastAsia="宋体" w:hAnsi="Times New Roman" w:cs="Times New Roman"/>
          <w:kern w:val="0"/>
          <w:sz w:val="24"/>
          <w:szCs w:val="24"/>
        </w:rPr>
        <w:t>after femtosecond las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er modification processed, the on/off ratio of MoS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FET-1 was increased by two magnitude, </w:t>
      </w:r>
      <w:r w:rsidR="00B56CA2" w:rsidRPr="004154E8">
        <w:rPr>
          <w:rFonts w:ascii="Times New Roman" w:eastAsia="宋体" w:hAnsi="Times New Roman" w:cs="Times New Roman"/>
          <w:kern w:val="0"/>
          <w:sz w:val="24"/>
          <w:szCs w:val="24"/>
        </w:rPr>
        <w:t>whereas the carrier mobility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decreased. The increase of on/off ratio </w:t>
      </w:r>
      <w:r w:rsidR="000D156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might be attributed to the 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>thinning effect of femtosecond laser on MoS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flake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1" w:tooltip="Chen, 2013 #42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&lt;EndNote&gt;&lt;Cite&gt;&lt;Author&gt;Chen&lt;/Author&gt;&lt;Year&gt;2013&lt;/Year&gt;&lt;RecNum&gt;42&lt;/RecNum&gt;&lt;DisplayText&gt;&lt;style face="superscript"&gt;1&lt;/style&gt;&lt;/DisplayText&gt;&lt;record&gt;&lt;rec-number&gt;42&lt;/rec-number&gt;&lt;foreign-keys&gt;&lt;key app="EN" db-id="d5wrwa9efewz2pe5eexxpvsowap5sz2trede"&gt;42&lt;/key&gt;&lt;/foreign-keys&gt;&lt;ref-type name="Journal Article"&gt;17&lt;/ref-type&gt;&lt;contributors&gt;&lt;authors&gt;&lt;author&gt;&lt;style face="normal" font="default" size="100%"&gt;Chen&lt;/style&gt;&lt;style face="normal" font="default" charset="134" size="100%"&gt;, &lt;/style&gt;&lt;style face="normal" font="default" size="100%"&gt;Mikai&lt;/style&gt;&lt;/author&gt;&lt;author&gt;Nam, Hongsuk&lt;/author&gt;&lt;author&gt;Wi, Sungjin&lt;/author&gt;&lt;author&gt;Ji, Lian&lt;/author&gt;&lt;author&gt;Ren, Xin&lt;/author&gt;&lt;author&gt;Bian, Lifeng&lt;/author&gt;&lt;author&gt;Lu, Shulong&lt;/author&gt;&lt;author&gt;Liang, Xiaogan&lt;/author&gt;&lt;/authors&gt;&lt;/contributors&gt;&lt;titles&gt;&lt;title&gt;Stable few-layer MoS2 rectifying diodes formed by plasma-assisted doping&lt;/title&gt;&lt;secondary-title&gt;Applied Physics Letters&lt;/secondary-title&gt;&lt;/titles&gt;&lt;periodical&gt;&lt;full-title&gt;Applied Physics Letters&lt;/full-title&gt;&lt;/periodical&gt;&lt;pages&gt;142110&lt;/pages&gt;&lt;volume&gt;103&lt;/volume&gt;&lt;number&gt;14&lt;/number&gt;&lt;dates&gt;&lt;year&gt;2013&lt;/year&gt;&lt;/dates&gt;&lt;urls&gt;&lt;related-urls&gt;&lt;url&gt;https://aip.scitation.org/doi/abs/10.1063/1.4824205&lt;/url&gt;&lt;/related-urls&gt;&lt;/urls&gt;&lt;electronic-resource-num&gt;10.1063/1.4824205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1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the decrease of carrier mobility might be attributed 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to 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defect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states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on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>laser modified-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MoS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can reduce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mobile carriers in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conduction band and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increase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of trapped carriers that do not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contribute to charge transport,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>hence leading to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degradation of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>effective mobility.</w:t>
      </w:r>
      <w:hyperlink w:anchor="_ENREF_2" w:tooltip="Bertolazzi, 2017 #4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&lt;EndNote&gt;&lt;Cite&gt;&lt;Author&gt;Bertolazzi&lt;/Author&gt;&lt;Year&gt;2017&lt;/Year&gt;&lt;RecNum&gt;4&lt;/RecNum&gt;&lt;DisplayText&gt;&lt;style face="superscript"&gt;2&lt;/style&gt;&lt;/DisplayText&gt;&lt;record&gt;&lt;rec-number&gt;4&lt;/rec-number&gt;&lt;foreign-keys&gt;&lt;key app="EN" db-id="d5wrwa9efewz2pe5eexxpvsowap5sz2trede"&gt;4&lt;/key&gt;&lt;/foreign-keys&gt;&lt;ref-type name="Journal Article"&gt;17&lt;/ref-type&gt;&lt;contributors&gt;&lt;authors&gt;&lt;author&gt;Bertolazzi, Simone&lt;/author&gt;&lt;author&gt;Bonacchi, Sara&lt;/author&gt;&lt;author&gt;Nan, Guangjun&lt;/author&gt;&lt;author&gt;Pershin, Anton&lt;/author&gt;&lt;author&gt;Beljonne, David&lt;/author&gt;&lt;author&gt;Samorì, Paolo&lt;/author&gt;&lt;/authors&gt;&lt;/contributors&gt;&lt;titles&gt;&lt;title&gt;Engineering Chemically Active Defects in Monolayer MoS2 Transistors via Ion-Beam Irradiation and Their Healing via Vapor Deposition of Alkanethiols&lt;/title&gt;&lt;secondary-title&gt;Advanced Materials&lt;/secondary-title&gt;&lt;/titles&gt;&lt;periodical&gt;&lt;full-title&gt;Advanced Materials&lt;/full-title&gt;&lt;/periodical&gt;&lt;pages&gt;1606760&lt;/pages&gt;&lt;volume&gt;29&lt;/volume&gt;&lt;number&gt;18&lt;/number&gt;&lt;dates&gt;&lt;year&gt;2017&lt;/year&gt;&lt;/dates&gt;&lt;urls&gt;&lt;related-urls&gt;&lt;url&gt;https://onlinelibrary.wiley.com/doi/abs/10.1002/adma.201606760&lt;/url&gt;&lt;/related-urls&gt;&lt;/urls&gt;&lt;electronic-resource-num&gt;doi:10.1002/adma.201606760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2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D87EC0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S3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AF" w:rsidRPr="00074610" w:rsidRDefault="00E9158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S3</w:t>
      </w:r>
      <w:r w:rsidR="005C6C3D" w:rsidRPr="00074610">
        <w:rPr>
          <w:rFonts w:ascii="Times New Roman" w:hAnsi="Times New Roman" w:cs="Times New Roman"/>
        </w:rPr>
        <w:t xml:space="preserve"> Electrical test of </w:t>
      </w:r>
      <w:r w:rsidR="00AD77AF" w:rsidRPr="00074610">
        <w:rPr>
          <w:rFonts w:ascii="Times New Roman" w:hAnsi="Times New Roman" w:cs="Times New Roman"/>
        </w:rPr>
        <w:t>MoS</w:t>
      </w:r>
      <w:r w:rsidR="00AD77AF" w:rsidRPr="00074610">
        <w:rPr>
          <w:rFonts w:ascii="Times New Roman" w:hAnsi="Times New Roman" w:cs="Times New Roman"/>
          <w:vertAlign w:val="subscript"/>
        </w:rPr>
        <w:t>2</w:t>
      </w:r>
      <w:r w:rsidR="00AD77AF" w:rsidRPr="00074610">
        <w:rPr>
          <w:rFonts w:ascii="Times New Roman" w:hAnsi="Times New Roman" w:cs="Times New Roman"/>
        </w:rPr>
        <w:t xml:space="preserve"> FET-1 before and after surface modified. </w:t>
      </w:r>
      <w:r w:rsidR="00133A84" w:rsidRPr="00074610">
        <w:rPr>
          <w:rFonts w:ascii="Times New Roman" w:hAnsi="Times New Roman" w:cs="Times New Roman"/>
        </w:rPr>
        <w:t>a) Output and b) transfer characteristic curve of MoS</w:t>
      </w:r>
      <w:r w:rsidR="00133A84" w:rsidRPr="00074610">
        <w:rPr>
          <w:rFonts w:ascii="Times New Roman" w:hAnsi="Times New Roman" w:cs="Times New Roman"/>
          <w:vertAlign w:val="subscript"/>
        </w:rPr>
        <w:t>2</w:t>
      </w:r>
      <w:r w:rsidR="00133A84" w:rsidRPr="00074610">
        <w:rPr>
          <w:rFonts w:ascii="Times New Roman" w:hAnsi="Times New Roman" w:cs="Times New Roman"/>
        </w:rPr>
        <w:t xml:space="preserve"> FET-1 before surface modified</w:t>
      </w:r>
      <w:r w:rsidR="00074610">
        <w:rPr>
          <w:rFonts w:ascii="Times New Roman" w:hAnsi="Times New Roman" w:cs="Times New Roman"/>
        </w:rPr>
        <w:t>. c</w:t>
      </w:r>
      <w:r w:rsidR="00074610" w:rsidRPr="00074610">
        <w:rPr>
          <w:rFonts w:ascii="Times New Roman" w:hAnsi="Times New Roman" w:cs="Times New Roman"/>
        </w:rPr>
        <w:t xml:space="preserve">) Output and </w:t>
      </w:r>
      <w:r w:rsidR="00074610">
        <w:rPr>
          <w:rFonts w:ascii="Times New Roman" w:hAnsi="Times New Roman" w:cs="Times New Roman"/>
        </w:rPr>
        <w:t>d</w:t>
      </w:r>
      <w:r w:rsidR="00074610" w:rsidRPr="00074610">
        <w:rPr>
          <w:rFonts w:ascii="Times New Roman" w:hAnsi="Times New Roman" w:cs="Times New Roman"/>
        </w:rPr>
        <w:t>) transfer characteristic curve of 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074610" w:rsidRPr="00074610">
        <w:rPr>
          <w:rFonts w:ascii="Times New Roman" w:hAnsi="Times New Roman" w:cs="Times New Roman"/>
        </w:rPr>
        <w:t xml:space="preserve"> surface modified</w:t>
      </w:r>
      <w:r w:rsidR="00074610">
        <w:rPr>
          <w:rFonts w:ascii="Times New Roman" w:hAnsi="Times New Roman" w:cs="Times New Roman"/>
        </w:rPr>
        <w:t xml:space="preserve">. e) SEM image of </w:t>
      </w:r>
      <w:r w:rsidR="00074610" w:rsidRPr="00074610">
        <w:rPr>
          <w:rFonts w:ascii="Times New Roman" w:hAnsi="Times New Roman" w:cs="Times New Roman"/>
        </w:rPr>
        <w:t>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074610" w:rsidRPr="00074610">
        <w:rPr>
          <w:rFonts w:ascii="Times New Roman" w:hAnsi="Times New Roman" w:cs="Times New Roman"/>
        </w:rPr>
        <w:t xml:space="preserve"> surface modified</w:t>
      </w:r>
      <w:r w:rsidR="00033339">
        <w:rPr>
          <w:rFonts w:ascii="Times New Roman" w:hAnsi="Times New Roman" w:cs="Times New Roman"/>
        </w:rPr>
        <w:t>.</w:t>
      </w:r>
    </w:p>
    <w:p w:rsidR="004E50C4" w:rsidRPr="004154E8" w:rsidRDefault="000D5A7E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>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a and c show the drain-source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drain-source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-10 to 10 V. For these output characteristic curve, the drain-source current changed linearly with the drain-source voltage, indicating nearly ohmic contact for these FET device. 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b and d show the drain-source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drain-source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ranging from 0.</w:t>
      </w:r>
      <w:r w:rsidR="00CC2289" w:rsidRPr="004154E8">
        <w:rPr>
          <w:rFonts w:ascii="Times New Roman" w:hAnsi="Times New Roman" w:cs="Times New Roman"/>
          <w:sz w:val="24"/>
          <w:szCs w:val="24"/>
        </w:rPr>
        <w:t>75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CC2289" w:rsidRPr="004154E8">
        <w:rPr>
          <w:rFonts w:ascii="Times New Roman" w:hAnsi="Times New Roman" w:cs="Times New Roman"/>
          <w:sz w:val="24"/>
          <w:szCs w:val="24"/>
        </w:rPr>
        <w:t>1</w:t>
      </w:r>
      <w:r w:rsidRPr="004154E8">
        <w:rPr>
          <w:rFonts w:ascii="Times New Roman" w:hAnsi="Times New Roman" w:cs="Times New Roman"/>
          <w:sz w:val="24"/>
          <w:szCs w:val="24"/>
        </w:rPr>
        <w:t>.5 V. These transfer characteristic curve of pristine/undamaged and surface moderate modified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 xml:space="preserve">To future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comparing </w:t>
      </w:r>
      <w:r w:rsidRPr="004154E8">
        <w:rPr>
          <w:rFonts w:ascii="Times New Roman" w:hAnsi="Times New Roman" w:cs="Times New Roman"/>
          <w:sz w:val="24"/>
          <w:szCs w:val="24"/>
        </w:rPr>
        <w:t xml:space="preserve">the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Pr="004154E8">
        <w:rPr>
          <w:rFonts w:ascii="Times New Roman" w:hAnsi="Times New Roman" w:cs="Times New Roman"/>
          <w:sz w:val="24"/>
          <w:szCs w:val="24"/>
        </w:rPr>
        <w:t>electronic properties of this device, the on/off ratio, carrier mobility (μ), and subthres</w:t>
      </w:r>
      <w:r w:rsidR="00480CBF" w:rsidRPr="004154E8">
        <w:rPr>
          <w:rFonts w:ascii="Times New Roman" w:hAnsi="Times New Roman" w:cs="Times New Roman"/>
          <w:sz w:val="24"/>
          <w:szCs w:val="24"/>
        </w:rPr>
        <w:t>hold swing (SS) were calculated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. </w:t>
      </w:r>
      <w:r w:rsidRPr="004154E8">
        <w:rPr>
          <w:rFonts w:ascii="Times New Roman" w:hAnsi="Times New Roman" w:cs="Times New Roman"/>
          <w:sz w:val="24"/>
          <w:szCs w:val="24"/>
        </w:rPr>
        <w:t xml:space="preserve">For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>pristine/undamaged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surface modified</w:t>
      </w:r>
      <w:r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>, the on/off ratio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</w:t>
      </w:r>
      <w:r w:rsidRPr="004154E8">
        <w:rPr>
          <w:rFonts w:ascii="Times New Roman" w:hAnsi="Times New Roman" w:cs="Times New Roman"/>
          <w:sz w:val="24"/>
          <w:szCs w:val="24"/>
        </w:rPr>
        <w:t xml:space="preserve"> carrier mobility (μ)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were no changed, which were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ED14C9" w:rsidRPr="004154E8">
        <w:rPr>
          <w:rFonts w:ascii="Times New Roman" w:hAnsi="Times New Roman" w:cs="Times New Roman"/>
          <w:sz w:val="24"/>
          <w:szCs w:val="24"/>
        </w:rPr>
        <w:t>1.13</w:t>
      </w:r>
      <w:r w:rsidR="00ED14C9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ED14C9" w:rsidRPr="004154E8">
        <w:rPr>
          <w:rFonts w:ascii="Times New Roman" w:hAnsi="Times New Roman" w:cs="Times New Roman"/>
          <w:sz w:val="24"/>
          <w:szCs w:val="24"/>
        </w:rPr>
        <w:t>10</w:t>
      </w:r>
      <w:r w:rsidR="00ED14C9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</w:t>
      </w:r>
      <w:del w:id="19" w:author="zp" w:date="2018-09-03T21:54:00Z">
        <w:r w:rsidR="005B71C9" w:rsidRPr="008C4C96" w:rsidDel="008C4C96">
          <w:rPr>
            <w:rFonts w:ascii="Times New Roman" w:hAnsi="Times New Roman" w:cs="Times New Roman"/>
            <w:sz w:val="24"/>
            <w:szCs w:val="24"/>
          </w:rPr>
          <w:delText>0.16</w:delText>
        </w:r>
      </w:del>
      <w:ins w:id="20" w:author="zp" w:date="2018-09-03T21:54:00Z">
        <w:r w:rsidR="008C4C96">
          <w:rPr>
            <w:rFonts w:ascii="Times New Roman" w:hAnsi="Times New Roman" w:cs="Times New Roman"/>
            <w:sz w:val="24"/>
            <w:szCs w:val="24"/>
          </w:rPr>
          <w:t>3.5</w:t>
        </w:r>
        <w:r w:rsidR="008C4C96" w:rsidRPr="008C4C96">
          <w:rPr>
            <w:rFonts w:ascii="Times New Roman" w:eastAsia="宋体" w:hAnsi="Times New Roman" w:cs="Times New Roman"/>
            <w:sz w:val="24"/>
            <w:szCs w:val="24"/>
          </w:rPr>
          <w:t>×</w:t>
        </w:r>
        <w:r w:rsidR="008C4C96">
          <w:rPr>
            <w:rFonts w:ascii="Times New Roman" w:hAnsi="Times New Roman" w:cs="Times New Roman"/>
            <w:sz w:val="24"/>
            <w:szCs w:val="24"/>
          </w:rPr>
          <w:t>10</w:t>
        </w:r>
        <w:r w:rsidR="008C4C96" w:rsidRPr="008C4C96">
          <w:rPr>
            <w:rFonts w:ascii="Times New Roman" w:hAnsi="Times New Roman" w:cs="Times New Roman"/>
            <w:sz w:val="24"/>
            <w:szCs w:val="24"/>
            <w:vertAlign w:val="superscript"/>
          </w:rPr>
          <w:t>-2</w:t>
        </w:r>
      </w:ins>
      <w:r w:rsidR="00ED14C9" w:rsidRPr="008C4C96">
        <w:rPr>
          <w:rFonts w:ascii="Times New Roman" w:hAnsi="Times New Roman" w:cs="Times New Roman"/>
          <w:sz w:val="24"/>
          <w:szCs w:val="24"/>
        </w:rPr>
        <w:t xml:space="preserve">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5B71C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Pr="004154E8">
        <w:rPr>
          <w:rFonts w:ascii="Times New Roman" w:hAnsi="Times New Roman" w:cs="Times New Roman"/>
          <w:sz w:val="24"/>
          <w:szCs w:val="24"/>
        </w:rPr>
        <w:t xml:space="preserve">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18.5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>11.7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V/dec</w:t>
      </w:r>
      <w:ins w:id="21" w:author="zp" w:date="2018-09-03T21:45:00Z">
        <w:r w:rsidR="0045783D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t xml:space="preserve">, </w:t>
        </w:r>
        <w:r w:rsidR="0045783D">
          <w:rPr>
            <w:rFonts w:ascii="Times New Roman" w:eastAsia="宋体" w:hAnsi="Times New Roman" w:cs="Times New Roman"/>
            <w:kern w:val="0"/>
            <w:sz w:val="24"/>
            <w:szCs w:val="24"/>
          </w:rPr>
          <w:t>respectively</w:t>
        </w:r>
      </w:ins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4A439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However,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drain-source current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I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DS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) of </w:t>
      </w:r>
      <w:r w:rsidR="00065836" w:rsidRPr="004154E8">
        <w:rPr>
          <w:rFonts w:ascii="Times New Roman" w:hAnsi="Times New Roman" w:cs="Times New Roman"/>
          <w:sz w:val="24"/>
          <w:szCs w:val="24"/>
        </w:rPr>
        <w:t>surface modified MoS</w:t>
      </w:r>
      <w:r w:rsidR="00065836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65836"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 xml:space="preserve">2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increased quicker and reached saturation faster with the increase of gate voltages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V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G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comparing </w:t>
      </w:r>
      <w:r w:rsidR="002A2751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that of </w:t>
      </w:r>
      <w:r w:rsidR="002A2751" w:rsidRPr="004154E8">
        <w:rPr>
          <w:rFonts w:ascii="Times New Roman" w:hAnsi="Times New Roman" w:cs="Times New Roman"/>
          <w:sz w:val="24"/>
          <w:szCs w:val="24"/>
        </w:rPr>
        <w:t>pristine/undamaged MoS</w:t>
      </w:r>
      <w:r w:rsidR="002A2751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A2751" w:rsidRPr="004154E8">
        <w:rPr>
          <w:rFonts w:ascii="Times New Roman" w:hAnsi="Times New Roman" w:cs="Times New Roman"/>
          <w:sz w:val="24"/>
          <w:szCs w:val="24"/>
        </w:rPr>
        <w:t xml:space="preserve"> FET-2.</w:t>
      </w:r>
    </w:p>
    <w:p w:rsidR="00E91589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906" cy="340931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S4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06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39" w:rsidRPr="00074610" w:rsidRDefault="0003333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</w:t>
      </w:r>
      <w:r>
        <w:rPr>
          <w:rFonts w:ascii="Times New Roman" w:hAnsi="Times New Roman" w:cs="Times New Roman"/>
        </w:rPr>
        <w:t>4</w:t>
      </w:r>
      <w:r w:rsidRPr="00074610">
        <w:rPr>
          <w:rFonts w:ascii="Times New Roman" w:hAnsi="Times New Roman" w:cs="Times New Roman"/>
        </w:rPr>
        <w:t xml:space="preserve"> Electrical test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before and after surface modified. a) Output and b)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before surface modified</w:t>
      </w:r>
      <w:r>
        <w:rPr>
          <w:rFonts w:ascii="Times New Roman" w:hAnsi="Times New Roman" w:cs="Times New Roman"/>
        </w:rPr>
        <w:t>. c</w:t>
      </w:r>
      <w:r w:rsidRPr="00074610">
        <w:rPr>
          <w:rFonts w:ascii="Times New Roman" w:hAnsi="Times New Roman" w:cs="Times New Roman"/>
        </w:rPr>
        <w:t xml:space="preserve">) Output and </w:t>
      </w:r>
      <w:r>
        <w:rPr>
          <w:rFonts w:ascii="Times New Roman" w:hAnsi="Times New Roman" w:cs="Times New Roman"/>
        </w:rPr>
        <w:t>d</w:t>
      </w:r>
      <w:r w:rsidRPr="00074610">
        <w:rPr>
          <w:rFonts w:ascii="Times New Roman" w:hAnsi="Times New Roman" w:cs="Times New Roman"/>
        </w:rPr>
        <w:t>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Pr="00074610">
        <w:rPr>
          <w:rFonts w:ascii="Times New Roman" w:hAnsi="Times New Roman" w:cs="Times New Roman"/>
        </w:rPr>
        <w:t xml:space="preserve"> surface modified</w:t>
      </w:r>
      <w:r>
        <w:rPr>
          <w:rFonts w:ascii="Times New Roman" w:hAnsi="Times New Roman" w:cs="Times New Roman"/>
        </w:rPr>
        <w:t xml:space="preserve">. e) SEM image of </w:t>
      </w:r>
      <w:r w:rsidRPr="00074610">
        <w:rPr>
          <w:rFonts w:ascii="Times New Roman" w:hAnsi="Times New Roman" w:cs="Times New Roman"/>
        </w:rPr>
        <w:t>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Pr="00074610">
        <w:rPr>
          <w:rFonts w:ascii="Times New Roman" w:hAnsi="Times New Roman" w:cs="Times New Roman"/>
        </w:rPr>
        <w:t xml:space="preserve"> surface modified</w:t>
      </w:r>
      <w:r>
        <w:rPr>
          <w:rFonts w:ascii="Times New Roman" w:hAnsi="Times New Roman" w:cs="Times New Roman"/>
        </w:rPr>
        <w:t>.</w:t>
      </w:r>
    </w:p>
    <w:p w:rsidR="00A54829" w:rsidRPr="004154E8" w:rsidRDefault="008C4BF0">
      <w:pPr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sz w:val="24"/>
          <w:szCs w:val="24"/>
        </w:rPr>
        <w:t>Reference</w:t>
      </w:r>
    </w:p>
    <w:p w:rsidR="004A4395" w:rsidRPr="004A4395" w:rsidRDefault="00A54829" w:rsidP="004A4395">
      <w:pPr>
        <w:pStyle w:val="EndNoteBibliography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bookmarkStart w:id="22" w:name="_ENREF_1"/>
      <w:r w:rsidR="004A4395" w:rsidRPr="004A4395">
        <w:t xml:space="preserve">1. Chen, M.; Nam, H.; Wi, S.; Ji, L.; Ren, X.; Bian, L.; Lu, S.; Liang, X. Stable few-layer MoS2 rectifying diodes formed by plasma-assisted doping. </w:t>
      </w:r>
      <w:r w:rsidR="004A4395" w:rsidRPr="004A4395">
        <w:rPr>
          <w:i/>
        </w:rPr>
        <w:t xml:space="preserve">Applied Physics Letters </w:t>
      </w:r>
      <w:r w:rsidR="004A4395" w:rsidRPr="004A4395">
        <w:rPr>
          <w:b/>
        </w:rPr>
        <w:t>2013,</w:t>
      </w:r>
      <w:r w:rsidR="004A4395" w:rsidRPr="004A4395">
        <w:t xml:space="preserve"> </w:t>
      </w:r>
      <w:r w:rsidR="004A4395" w:rsidRPr="004A4395">
        <w:rPr>
          <w:i/>
        </w:rPr>
        <w:t>103</w:t>
      </w:r>
      <w:r w:rsidR="004A4395" w:rsidRPr="004A4395">
        <w:t>, 142110.</w:t>
      </w:r>
      <w:bookmarkEnd w:id="22"/>
    </w:p>
    <w:p w:rsidR="004A4395" w:rsidRPr="004A4395" w:rsidRDefault="004A4395" w:rsidP="004A4395">
      <w:pPr>
        <w:pStyle w:val="EndNoteBibliography"/>
      </w:pPr>
      <w:bookmarkStart w:id="23" w:name="_ENREF_2"/>
      <w:r w:rsidRPr="004A4395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4A4395">
        <w:rPr>
          <w:i/>
        </w:rPr>
        <w:t xml:space="preserve">Advanced Materials </w:t>
      </w:r>
      <w:r w:rsidRPr="004A4395">
        <w:rPr>
          <w:b/>
        </w:rPr>
        <w:t>2017,</w:t>
      </w:r>
      <w:r w:rsidRPr="004A4395">
        <w:t xml:space="preserve"> </w:t>
      </w:r>
      <w:r w:rsidRPr="004A4395">
        <w:rPr>
          <w:i/>
        </w:rPr>
        <w:t>29</w:t>
      </w:r>
      <w:r w:rsidRPr="004A4395">
        <w:t>, 1606760.</w:t>
      </w:r>
      <w:bookmarkEnd w:id="23"/>
    </w:p>
    <w:p w:rsidR="00E91589" w:rsidRPr="003760DD" w:rsidRDefault="00A54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sectPr w:rsidR="00E91589" w:rsidRPr="00376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FA4" w:rsidRDefault="00B62FA4" w:rsidP="000F38CC">
      <w:r>
        <w:separator/>
      </w:r>
    </w:p>
  </w:endnote>
  <w:endnote w:type="continuationSeparator" w:id="0">
    <w:p w:rsidR="00B62FA4" w:rsidRDefault="00B62FA4" w:rsidP="000F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FA4" w:rsidRDefault="00B62FA4" w:rsidP="000F38CC">
      <w:r>
        <w:separator/>
      </w:r>
    </w:p>
  </w:footnote>
  <w:footnote w:type="continuationSeparator" w:id="0">
    <w:p w:rsidR="00B62FA4" w:rsidRDefault="00B62FA4" w:rsidP="000F38CC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p">
    <w15:presenceInfo w15:providerId="None" w15:userId="z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4&lt;/item&gt;&lt;item&gt;42&lt;/item&gt;&lt;/record-ids&gt;&lt;/item&gt;&lt;/Libraries&gt;"/>
  </w:docVars>
  <w:rsids>
    <w:rsidRoot w:val="00722007"/>
    <w:rsid w:val="00033339"/>
    <w:rsid w:val="00065836"/>
    <w:rsid w:val="00074610"/>
    <w:rsid w:val="000A327E"/>
    <w:rsid w:val="000D1564"/>
    <w:rsid w:val="000D5A7E"/>
    <w:rsid w:val="000F38CC"/>
    <w:rsid w:val="001030C2"/>
    <w:rsid w:val="00133A84"/>
    <w:rsid w:val="001F3E83"/>
    <w:rsid w:val="00226C7F"/>
    <w:rsid w:val="0025450C"/>
    <w:rsid w:val="00255A4B"/>
    <w:rsid w:val="00270892"/>
    <w:rsid w:val="00285E0B"/>
    <w:rsid w:val="002A2751"/>
    <w:rsid w:val="002A46EC"/>
    <w:rsid w:val="002D0160"/>
    <w:rsid w:val="00300245"/>
    <w:rsid w:val="00314511"/>
    <w:rsid w:val="003760DD"/>
    <w:rsid w:val="00377E42"/>
    <w:rsid w:val="00385573"/>
    <w:rsid w:val="003F34BE"/>
    <w:rsid w:val="004154E8"/>
    <w:rsid w:val="0045783D"/>
    <w:rsid w:val="00461CA3"/>
    <w:rsid w:val="00480CBF"/>
    <w:rsid w:val="00491833"/>
    <w:rsid w:val="00492C7D"/>
    <w:rsid w:val="004A4395"/>
    <w:rsid w:val="004B0BF0"/>
    <w:rsid w:val="004B20D8"/>
    <w:rsid w:val="004B25B2"/>
    <w:rsid w:val="004E50C4"/>
    <w:rsid w:val="0052276A"/>
    <w:rsid w:val="0055608F"/>
    <w:rsid w:val="00556D85"/>
    <w:rsid w:val="005B71C9"/>
    <w:rsid w:val="005C6C3D"/>
    <w:rsid w:val="005F15CC"/>
    <w:rsid w:val="005F206F"/>
    <w:rsid w:val="006221F2"/>
    <w:rsid w:val="00623F46"/>
    <w:rsid w:val="006504F1"/>
    <w:rsid w:val="00686C40"/>
    <w:rsid w:val="006B0715"/>
    <w:rsid w:val="006C3E54"/>
    <w:rsid w:val="006F6B16"/>
    <w:rsid w:val="006F7E63"/>
    <w:rsid w:val="00711733"/>
    <w:rsid w:val="00722007"/>
    <w:rsid w:val="007A4936"/>
    <w:rsid w:val="007E7382"/>
    <w:rsid w:val="00894316"/>
    <w:rsid w:val="008A0BF1"/>
    <w:rsid w:val="008A6623"/>
    <w:rsid w:val="008C40EF"/>
    <w:rsid w:val="008C4BF0"/>
    <w:rsid w:val="008C4C96"/>
    <w:rsid w:val="009114D0"/>
    <w:rsid w:val="009421E2"/>
    <w:rsid w:val="009574C8"/>
    <w:rsid w:val="009575AD"/>
    <w:rsid w:val="00974B8A"/>
    <w:rsid w:val="009813A4"/>
    <w:rsid w:val="009948CA"/>
    <w:rsid w:val="009A36BB"/>
    <w:rsid w:val="009B10FF"/>
    <w:rsid w:val="009C684B"/>
    <w:rsid w:val="00A10E09"/>
    <w:rsid w:val="00A1523A"/>
    <w:rsid w:val="00A53F78"/>
    <w:rsid w:val="00A54829"/>
    <w:rsid w:val="00AD1A0A"/>
    <w:rsid w:val="00AD77AF"/>
    <w:rsid w:val="00B05369"/>
    <w:rsid w:val="00B43CC4"/>
    <w:rsid w:val="00B440F5"/>
    <w:rsid w:val="00B56CA2"/>
    <w:rsid w:val="00B603E5"/>
    <w:rsid w:val="00B62FA4"/>
    <w:rsid w:val="00B92E3E"/>
    <w:rsid w:val="00BB6DD6"/>
    <w:rsid w:val="00C2062F"/>
    <w:rsid w:val="00C74AFE"/>
    <w:rsid w:val="00CB5D2E"/>
    <w:rsid w:val="00CC082D"/>
    <w:rsid w:val="00CC2289"/>
    <w:rsid w:val="00CD28E5"/>
    <w:rsid w:val="00D51156"/>
    <w:rsid w:val="00D87EC0"/>
    <w:rsid w:val="00DB57A7"/>
    <w:rsid w:val="00DC4C37"/>
    <w:rsid w:val="00E00832"/>
    <w:rsid w:val="00E5286C"/>
    <w:rsid w:val="00E53A4D"/>
    <w:rsid w:val="00E55784"/>
    <w:rsid w:val="00E91589"/>
    <w:rsid w:val="00EC1E87"/>
    <w:rsid w:val="00EC5150"/>
    <w:rsid w:val="00ED14C9"/>
    <w:rsid w:val="00ED3098"/>
    <w:rsid w:val="00ED34B9"/>
    <w:rsid w:val="00F16CC3"/>
    <w:rsid w:val="00F47E03"/>
    <w:rsid w:val="00F5454F"/>
    <w:rsid w:val="00F7324B"/>
    <w:rsid w:val="00F8562E"/>
    <w:rsid w:val="00FB0BFA"/>
    <w:rsid w:val="00FE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CF4F19-BA70-461B-B6A3-CE37E1A7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55A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5A4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34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tiff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ianglan@bit.edu.cn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tiff"/><Relationship Id="rId4" Type="http://schemas.openxmlformats.org/officeDocument/2006/relationships/footnotes" Target="footnote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1180</Words>
  <Characters>6728</Characters>
  <Application>Microsoft Office Word</Application>
  <DocSecurity>0</DocSecurity>
  <Lines>56</Lines>
  <Paragraphs>15</Paragraphs>
  <ScaleCrop>false</ScaleCrop>
  <Company/>
  <LinksUpToDate>false</LinksUpToDate>
  <CharactersWithSpaces>7893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68</cp:revision>
  <dcterms:created xsi:type="dcterms:W3CDTF">2018-08-29T11:42:00Z</dcterms:created>
  <dcterms:modified xsi:type="dcterms:W3CDTF">2018-09-03T14:07:00Z</dcterms:modified>
</cp:coreProperties>
</file>